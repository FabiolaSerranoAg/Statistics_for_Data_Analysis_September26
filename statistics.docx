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3EA98" w14:textId="77777777" w:rsidR="007A6209" w:rsidRDefault="007A6209" w:rsidP="007A6209">
      <w:pPr>
        <w:tabs>
          <w:tab w:val="left" w:pos="4896"/>
        </w:tabs>
        <w:rPr>
          <w:ins w:id="0" w:author="nohemi fabiola serrano aguilar" w:date="2026-10-30T21:48:00Z" w16du:dateUtc="2026-10-30T21:48:00Z"/>
        </w:rPr>
      </w:pPr>
      <w:ins w:id="1" w:author="nohemi fabiola serrano aguilar" w:date="2026-10-30T21:48:00Z" w16du:dateUtc="2026-10-30T21:48:00Z">
        <w:r>
          <w:rPr>
            <w:noProof/>
          </w:rPr>
          <mc:AlternateContent>
            <mc:Choice Requires="wpg">
              <w:drawing>
                <wp:anchor distT="0" distB="0" distL="114300" distR="114300" simplePos="0" relativeHeight="251659264" behindDoc="0" locked="0" layoutInCell="1" hidden="0" allowOverlap="1" wp14:anchorId="44DA4A6D" wp14:editId="056610D7">
                  <wp:simplePos x="0" y="0"/>
                  <wp:positionH relativeFrom="page">
                    <wp:posOffset>428625</wp:posOffset>
                  </wp:positionH>
                  <wp:positionV relativeFrom="margin">
                    <wp:posOffset>-1170304</wp:posOffset>
                  </wp:positionV>
                  <wp:extent cx="228600" cy="10403359"/>
                  <wp:effectExtent l="0" t="0" r="0" b="0"/>
                  <wp:wrapNone/>
                  <wp:docPr id="1728545881" name="Group 1728545881"/>
                  <wp:cNvGraphicFramePr/>
                  <a:graphic xmlns:a="http://schemas.openxmlformats.org/drawingml/2006/main">
                    <a:graphicData uri="http://schemas.microsoft.com/office/word/2010/wordprocessingGroup">
                      <wpg:wgp>
                        <wpg:cNvGrpSpPr/>
                        <wpg:grpSpPr>
                          <a:xfrm>
                            <a:off x="0" y="0"/>
                            <a:ext cx="228600" cy="10403359"/>
                            <a:chOff x="5231700" y="0"/>
                            <a:chExt cx="228600" cy="7560000"/>
                          </a:xfrm>
                        </wpg:grpSpPr>
                        <wpg:grpSp>
                          <wpg:cNvPr id="150243782" name="Group 150243782"/>
                          <wpg:cNvGrpSpPr/>
                          <wpg:grpSpPr>
                            <a:xfrm>
                              <a:off x="5231700" y="0"/>
                              <a:ext cx="228600" cy="7560000"/>
                              <a:chOff x="0" y="0"/>
                              <a:chExt cx="228600" cy="9144000"/>
                            </a:xfrm>
                          </wpg:grpSpPr>
                          <wps:wsp>
                            <wps:cNvPr id="1022607563" name="Rectangle 1022607563"/>
                            <wps:cNvSpPr/>
                            <wps:spPr>
                              <a:xfrm>
                                <a:off x="0" y="0"/>
                                <a:ext cx="228600" cy="9144000"/>
                              </a:xfrm>
                              <a:prstGeom prst="rect">
                                <a:avLst/>
                              </a:prstGeom>
                              <a:noFill/>
                              <a:ln>
                                <a:noFill/>
                              </a:ln>
                            </wps:spPr>
                            <wps:txbx>
                              <w:txbxContent>
                                <w:p w14:paraId="51C2F758" w14:textId="77777777" w:rsidR="007A6209" w:rsidRDefault="007A6209" w:rsidP="007A6209">
                                  <w:pPr>
                                    <w:spacing w:after="0" w:line="240" w:lineRule="auto"/>
                                    <w:textDirection w:val="btLr"/>
                                  </w:pPr>
                                </w:p>
                              </w:txbxContent>
                            </wps:txbx>
                            <wps:bodyPr spcFirstLastPara="1" wrap="square" lIns="91425" tIns="91425" rIns="91425" bIns="91425" anchor="ctr" anchorCtr="0">
                              <a:noAutofit/>
                            </wps:bodyPr>
                          </wps:wsp>
                          <wps:wsp>
                            <wps:cNvPr id="645180660" name="Rectangle 645180660"/>
                            <wps:cNvSpPr/>
                            <wps:spPr>
                              <a:xfrm>
                                <a:off x="0" y="0"/>
                                <a:ext cx="228600" cy="8782050"/>
                              </a:xfrm>
                              <a:prstGeom prst="rect">
                                <a:avLst/>
                              </a:prstGeom>
                              <a:solidFill>
                                <a:schemeClr val="accent2"/>
                              </a:solidFill>
                              <a:ln>
                                <a:noFill/>
                              </a:ln>
                            </wps:spPr>
                            <wps:txbx>
                              <w:txbxContent>
                                <w:p w14:paraId="3F97C1F6" w14:textId="77777777" w:rsidR="007A6209" w:rsidRDefault="007A6209" w:rsidP="007A6209">
                                  <w:pPr>
                                    <w:spacing w:after="0" w:line="240" w:lineRule="auto"/>
                                    <w:textDirection w:val="btLr"/>
                                  </w:pPr>
                                </w:p>
                              </w:txbxContent>
                            </wps:txbx>
                            <wps:bodyPr spcFirstLastPara="1" wrap="square" lIns="91425" tIns="91425" rIns="91425" bIns="91425" anchor="ctr" anchorCtr="0">
                              <a:noAutofit/>
                            </wps:bodyPr>
                          </wps:wsp>
                          <wps:wsp>
                            <wps:cNvPr id="300658735" name="Rectangle 300658735"/>
                            <wps:cNvSpPr/>
                            <wps:spPr>
                              <a:xfrm>
                                <a:off x="0" y="8915400"/>
                                <a:ext cx="228600" cy="228600"/>
                              </a:xfrm>
                              <a:prstGeom prst="rect">
                                <a:avLst/>
                              </a:prstGeom>
                              <a:solidFill>
                                <a:schemeClr val="accent1"/>
                              </a:solidFill>
                              <a:ln>
                                <a:noFill/>
                              </a:ln>
                            </wps:spPr>
                            <wps:txbx>
                              <w:txbxContent>
                                <w:p w14:paraId="3BF8CFC9" w14:textId="77777777" w:rsidR="007A6209" w:rsidRDefault="007A6209" w:rsidP="007A6209">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44DA4A6D" id="Group 1728545881" o:spid="_x0000_s1026" style="position:absolute;margin-left:33.75pt;margin-top:-92.15pt;width:18pt;height:819.15pt;z-index:251659264;mso-position-horizontal-relative:page;mso-position-vertical-relative:margin" coordorigin="52317" coordsize="2286,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">
                  <v:group id="Group 150243782" o:spid="_x0000_s1027" style="position:absolute;left:52317;width:2286;height:75600" coordsize="2286,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">
                    <v:rect id="Rectangle 1022607563"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" filled="f" stroked="f">
                      <v:textbox inset="2.53958mm,2.53958mm,2.53958mm,2.53958mm">
                        <w:txbxContent>
                          <w:p w14:paraId="51C2F758" w14:textId="77777777" w:rsidR="007A6209" w:rsidRDefault="007A6209" w:rsidP="007A6209">
                            <w:pPr>
                              <w:spacing w:after="0" w:line="240" w:lineRule="auto"/>
                              <w:textDirection w:val="btLr"/>
                            </w:pPr>
                          </w:p>
                        </w:txbxContent>
                      </v:textbox>
                    </v:rect>
                    <v:rect id="Rectangle 645180660" o:spid="_x0000_s1029"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" fillcolor="#e97132 [3205]" stroked="f">
                      <v:textbox inset="2.53958mm,2.53958mm,2.53958mm,2.53958mm">
                        <w:txbxContent>
                          <w:p w14:paraId="3F97C1F6" w14:textId="77777777" w:rsidR="007A6209" w:rsidRDefault="007A6209" w:rsidP="007A6209">
                            <w:pPr>
                              <w:spacing w:after="0" w:line="240" w:lineRule="auto"/>
                              <w:textDirection w:val="btLr"/>
                            </w:pPr>
                          </w:p>
                        </w:txbxContent>
                      </v:textbox>
                    </v:rect>
                    <v:rect id="Rectangle 300658735" o:spid="_x0000_s1030"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" fillcolor="#156082 [3204]" stroked="f">
                      <v:textbox inset="2.53958mm,2.53958mm,2.53958mm,2.53958mm">
                        <w:txbxContent>
                          <w:p w14:paraId="3BF8CFC9" w14:textId="77777777" w:rsidR="007A6209" w:rsidRDefault="007A6209" w:rsidP="007A6209">
                            <w:pPr>
                              <w:spacing w:after="0" w:line="240" w:lineRule="auto"/>
                              <w:textDirection w:val="btLr"/>
                            </w:pPr>
                          </w:p>
                        </w:txbxContent>
                      </v:textbox>
                    </v:rect>
                  </v:group>
                  <w10:wrap anchorx="page" anchory="margin"/>
                </v:group>
              </w:pict>
            </mc:Fallback>
          </mc:AlternateContent>
        </w:r>
        <w:r>
          <w:rPr>
            <w:noProof/>
          </w:rPr>
          <w:drawing>
            <wp:anchor distT="0" distB="0" distL="114300" distR="114300" simplePos="0" relativeHeight="251660288" behindDoc="0" locked="0" layoutInCell="1" hidden="0" allowOverlap="1" wp14:anchorId="37A0C865" wp14:editId="2E349EB0">
              <wp:simplePos x="0" y="0"/>
              <wp:positionH relativeFrom="margin">
                <wp:posOffset>4174490</wp:posOffset>
              </wp:positionH>
              <wp:positionV relativeFrom="margin">
                <wp:posOffset>-276224</wp:posOffset>
              </wp:positionV>
              <wp:extent cx="2206625" cy="762000"/>
              <wp:effectExtent l="0" t="0" r="0" b="0"/>
              <wp:wrapSquare wrapText="bothSides" distT="0" distB="0" distL="114300" distR="114300"/>
              <wp:docPr id="1728545883" name="image1.png" descr="A logo for college computing&#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logo for college computing&#10;&#10;Description automatically generated"/>
                      <pic:cNvPicPr preferRelativeResize="0"/>
                    </pic:nvPicPr>
                    <pic:blipFill>
                      <a:blip r:embed="rId8"/>
                      <a:srcRect/>
                      <a:stretch>
                        <a:fillRect/>
                      </a:stretch>
                    </pic:blipFill>
                    <pic:spPr>
                      <a:xfrm>
                        <a:off x="0" y="0"/>
                        <a:ext cx="2206625" cy="762000"/>
                      </a:xfrm>
                      <a:prstGeom prst="rect">
                        <a:avLst/>
                      </a:prstGeom>
                      <a:ln/>
                    </pic:spPr>
                  </pic:pic>
                </a:graphicData>
              </a:graphic>
            </wp:anchor>
          </w:drawing>
        </w:r>
        <w:r>
          <w:tab/>
        </w:r>
      </w:ins>
    </w:p>
    <w:p w14:paraId="514B884F" w14:textId="77777777" w:rsidR="007A6209" w:rsidRPr="007823D3" w:rsidRDefault="007A6209" w:rsidP="007A6209">
      <w:pPr>
        <w:rPr>
          <w:ins w:id="2" w:author="nohemi fabiola serrano aguilar" w:date="2026-10-30T21:48:00Z" w16du:dateUtc="2026-10-30T21:48:00Z"/>
          <w:b/>
          <w:color w:val="156082"/>
          <w:sz w:val="28"/>
          <w:szCs w:val="28"/>
        </w:rPr>
      </w:pPr>
      <w:ins w:id="3" w:author="nohemi fabiola serrano aguilar" w:date="2026-10-30T21:48:00Z" w16du:dateUtc="2026-10-30T21:48:00Z">
        <w:r w:rsidRPr="007823D3">
          <w:rPr>
            <w:b/>
            <w:color w:val="156082"/>
            <w:sz w:val="28"/>
            <w:szCs w:val="28"/>
          </w:rPr>
          <w:t>Assessment Cover Page</w:t>
        </w:r>
      </w:ins>
    </w:p>
    <w:tbl>
      <w:tblPr>
        <w:tblW w:w="9015" w:type="dxa"/>
        <w:tblBorders>
          <w:insideH w:val="nil"/>
          <w:insideV w:val="nil"/>
        </w:tblBorders>
        <w:tblLayout w:type="fixed"/>
        <w:tblLook w:val="0400" w:firstRow="0" w:lastRow="0" w:firstColumn="0" w:lastColumn="0" w:noHBand="0" w:noVBand="1"/>
      </w:tblPr>
      <w:tblGrid>
        <w:gridCol w:w="4536"/>
        <w:gridCol w:w="4479"/>
      </w:tblGrid>
      <w:tr w:rsidR="007A6209" w:rsidRPr="00A7253D" w14:paraId="00C32037" w14:textId="77777777" w:rsidTr="00E56E8C">
        <w:trPr>
          <w:ins w:id="4" w:author="nohemi fabiola serrano aguilar" w:date="2026-10-30T21:48:00Z"/>
        </w:trPr>
        <w:tc>
          <w:tcPr>
            <w:tcW w:w="4536" w:type="dxa"/>
            <w:tcBorders>
              <w:top w:val="nil"/>
              <w:left w:val="nil"/>
              <w:bottom w:val="nil"/>
              <w:right w:val="nil"/>
            </w:tcBorders>
            <w:hideMark/>
          </w:tcPr>
          <w:p w14:paraId="59B9164A" w14:textId="77777777" w:rsidR="007A6209" w:rsidRPr="007823D3" w:rsidRDefault="007A6209" w:rsidP="00E56E8C">
            <w:pPr>
              <w:spacing w:line="480" w:lineRule="auto"/>
              <w:rPr>
                <w:ins w:id="5" w:author="nohemi fabiola serrano aguilar" w:date="2026-10-30T21:48:00Z" w16du:dateUtc="2026-10-30T21:48:00Z"/>
                <w:i/>
                <w:color w:val="156082"/>
                <w:sz w:val="28"/>
                <w:szCs w:val="28"/>
              </w:rPr>
            </w:pPr>
            <w:ins w:id="6" w:author="nohemi fabiola serrano aguilar" w:date="2026-10-30T21:48:00Z" w16du:dateUtc="2026-10-30T21:48:00Z">
              <w:r w:rsidRPr="007823D3">
                <w:rPr>
                  <w:i/>
                  <w:color w:val="156082"/>
                  <w:sz w:val="28"/>
                  <w:szCs w:val="28"/>
                </w:rPr>
                <w:t>Student Full Name</w:t>
              </w:r>
            </w:ins>
          </w:p>
          <w:p w14:paraId="2C98FBB0" w14:textId="77777777" w:rsidR="007A6209" w:rsidRPr="007823D3" w:rsidRDefault="007A6209" w:rsidP="00E56E8C">
            <w:pPr>
              <w:spacing w:line="480" w:lineRule="auto"/>
              <w:rPr>
                <w:ins w:id="7" w:author="nohemi fabiola serrano aguilar" w:date="2026-10-30T21:48:00Z" w16du:dateUtc="2026-10-30T21:48:00Z"/>
                <w:i/>
                <w:color w:val="156082"/>
                <w:sz w:val="28"/>
                <w:szCs w:val="28"/>
              </w:rPr>
            </w:pPr>
            <w:ins w:id="8" w:author="nohemi fabiola serrano aguilar" w:date="2026-10-30T21:48:00Z" w16du:dateUtc="2026-10-30T21:48:00Z">
              <w:r w:rsidRPr="007823D3">
                <w:rPr>
                  <w:i/>
                  <w:color w:val="156082"/>
                  <w:sz w:val="28"/>
                  <w:szCs w:val="28"/>
                </w:rPr>
                <w:t>Nohemi Fabiola Serrano Aguilar</w:t>
              </w:r>
            </w:ins>
          </w:p>
        </w:tc>
        <w:tc>
          <w:tcPr>
            <w:tcW w:w="4479" w:type="dxa"/>
            <w:tcBorders>
              <w:top w:val="nil"/>
              <w:left w:val="nil"/>
              <w:bottom w:val="nil"/>
              <w:right w:val="nil"/>
            </w:tcBorders>
          </w:tcPr>
          <w:p w14:paraId="03FC4A82" w14:textId="77777777" w:rsidR="007A6209" w:rsidRPr="007823D3" w:rsidRDefault="007A6209" w:rsidP="00E56E8C">
            <w:pPr>
              <w:spacing w:line="480" w:lineRule="auto"/>
              <w:rPr>
                <w:ins w:id="9" w:author="nohemi fabiola serrano aguilar" w:date="2026-10-30T21:48:00Z" w16du:dateUtc="2026-10-30T21:48:00Z"/>
                <w:color w:val="000000"/>
                <w:sz w:val="28"/>
                <w:szCs w:val="28"/>
              </w:rPr>
            </w:pPr>
          </w:p>
        </w:tc>
      </w:tr>
      <w:tr w:rsidR="007A6209" w:rsidRPr="00A7253D" w14:paraId="69934F3E" w14:textId="77777777" w:rsidTr="00E56E8C">
        <w:trPr>
          <w:ins w:id="10" w:author="nohemi fabiola serrano aguilar" w:date="2026-10-30T21:48:00Z"/>
        </w:trPr>
        <w:tc>
          <w:tcPr>
            <w:tcW w:w="4536" w:type="dxa"/>
            <w:tcBorders>
              <w:top w:val="nil"/>
              <w:left w:val="nil"/>
              <w:bottom w:val="nil"/>
              <w:right w:val="nil"/>
            </w:tcBorders>
            <w:hideMark/>
          </w:tcPr>
          <w:p w14:paraId="58B7A04A" w14:textId="77777777" w:rsidR="007A6209" w:rsidRPr="007823D3" w:rsidRDefault="007A6209" w:rsidP="00E56E8C">
            <w:pPr>
              <w:spacing w:line="480" w:lineRule="auto"/>
              <w:rPr>
                <w:ins w:id="11" w:author="nohemi fabiola serrano aguilar" w:date="2026-10-30T21:48:00Z" w16du:dateUtc="2026-10-30T21:48:00Z"/>
                <w:i/>
                <w:color w:val="156082"/>
                <w:sz w:val="28"/>
                <w:szCs w:val="28"/>
              </w:rPr>
            </w:pPr>
            <w:ins w:id="12" w:author="nohemi fabiola serrano aguilar" w:date="2026-10-30T21:48:00Z" w16du:dateUtc="2026-10-30T21:48:00Z">
              <w:r w:rsidRPr="007823D3">
                <w:rPr>
                  <w:i/>
                  <w:color w:val="156082"/>
                  <w:sz w:val="28"/>
                  <w:szCs w:val="28"/>
                </w:rPr>
                <w:t>Student Number</w:t>
              </w:r>
            </w:ins>
          </w:p>
          <w:p w14:paraId="178D2D93" w14:textId="77777777" w:rsidR="007A6209" w:rsidRPr="007823D3" w:rsidRDefault="007A6209" w:rsidP="00E56E8C">
            <w:pPr>
              <w:spacing w:line="480" w:lineRule="auto"/>
              <w:rPr>
                <w:ins w:id="13" w:author="nohemi fabiola serrano aguilar" w:date="2026-10-30T21:48:00Z" w16du:dateUtc="2026-10-30T21:48:00Z"/>
                <w:i/>
                <w:color w:val="156082"/>
                <w:sz w:val="28"/>
                <w:szCs w:val="28"/>
              </w:rPr>
            </w:pPr>
            <w:ins w:id="14" w:author="nohemi fabiola serrano aguilar" w:date="2026-10-30T21:48:00Z" w16du:dateUtc="2026-10-30T21:48:00Z">
              <w:r w:rsidRPr="007823D3">
                <w:rPr>
                  <w:i/>
                  <w:color w:val="156082"/>
                  <w:sz w:val="28"/>
                  <w:szCs w:val="28"/>
                </w:rPr>
                <w:t>2026348</w:t>
              </w:r>
            </w:ins>
          </w:p>
        </w:tc>
        <w:tc>
          <w:tcPr>
            <w:tcW w:w="4479" w:type="dxa"/>
            <w:tcBorders>
              <w:top w:val="nil"/>
              <w:left w:val="nil"/>
              <w:bottom w:val="nil"/>
              <w:right w:val="nil"/>
            </w:tcBorders>
          </w:tcPr>
          <w:p w14:paraId="1E1A148E" w14:textId="77777777" w:rsidR="007A6209" w:rsidRPr="007823D3" w:rsidRDefault="007A6209" w:rsidP="00E56E8C">
            <w:pPr>
              <w:spacing w:line="480" w:lineRule="auto"/>
              <w:rPr>
                <w:ins w:id="15" w:author="nohemi fabiola serrano aguilar" w:date="2026-10-30T21:48:00Z" w16du:dateUtc="2026-10-30T21:48:00Z"/>
                <w:color w:val="000000"/>
                <w:sz w:val="28"/>
                <w:szCs w:val="28"/>
              </w:rPr>
            </w:pPr>
          </w:p>
        </w:tc>
      </w:tr>
      <w:tr w:rsidR="007A6209" w:rsidRPr="00A7253D" w14:paraId="119FF277" w14:textId="77777777" w:rsidTr="00E56E8C">
        <w:trPr>
          <w:ins w:id="16" w:author="nohemi fabiola serrano aguilar" w:date="2026-10-30T21:48:00Z"/>
        </w:trPr>
        <w:tc>
          <w:tcPr>
            <w:tcW w:w="4536" w:type="dxa"/>
            <w:tcBorders>
              <w:top w:val="nil"/>
              <w:left w:val="nil"/>
              <w:bottom w:val="nil"/>
              <w:right w:val="nil"/>
            </w:tcBorders>
            <w:hideMark/>
          </w:tcPr>
          <w:p w14:paraId="5353FE8D" w14:textId="77777777" w:rsidR="007A6209" w:rsidRPr="007823D3" w:rsidRDefault="007A6209" w:rsidP="00E56E8C">
            <w:pPr>
              <w:spacing w:line="480" w:lineRule="auto"/>
              <w:rPr>
                <w:ins w:id="17" w:author="nohemi fabiola serrano aguilar" w:date="2026-10-30T21:48:00Z" w16du:dateUtc="2026-10-30T21:48:00Z"/>
                <w:i/>
                <w:color w:val="156082"/>
                <w:sz w:val="28"/>
                <w:szCs w:val="28"/>
              </w:rPr>
            </w:pPr>
            <w:ins w:id="18" w:author="nohemi fabiola serrano aguilar" w:date="2026-10-30T21:48:00Z" w16du:dateUtc="2026-10-30T21:48:00Z">
              <w:r w:rsidRPr="007823D3">
                <w:rPr>
                  <w:i/>
                  <w:color w:val="156082"/>
                  <w:sz w:val="28"/>
                  <w:szCs w:val="28"/>
                </w:rPr>
                <w:t>Module Title</w:t>
              </w:r>
            </w:ins>
          </w:p>
          <w:p w14:paraId="585938D2" w14:textId="0BB82A29" w:rsidR="007A6209" w:rsidRPr="007823D3" w:rsidRDefault="007A6209" w:rsidP="00E56E8C">
            <w:pPr>
              <w:spacing w:line="480" w:lineRule="auto"/>
              <w:rPr>
                <w:ins w:id="19" w:author="nohemi fabiola serrano aguilar" w:date="2026-10-30T21:48:00Z" w16du:dateUtc="2026-10-30T21:48:00Z"/>
                <w:i/>
                <w:color w:val="156082"/>
                <w:sz w:val="28"/>
                <w:szCs w:val="28"/>
              </w:rPr>
            </w:pPr>
            <w:ins w:id="20" w:author="nohemi fabiola serrano aguilar" w:date="2026-10-30T21:48:00Z" w16du:dateUtc="2026-10-30T21:48:00Z">
              <w:r>
                <w:rPr>
                  <w:i/>
                  <w:color w:val="156082"/>
                  <w:sz w:val="28"/>
                  <w:szCs w:val="28"/>
                </w:rPr>
                <w:t>St</w:t>
              </w:r>
            </w:ins>
            <w:ins w:id="21" w:author="nohemi fabiola serrano aguilar" w:date="2026-10-30T21:50:00Z" w16du:dateUtc="2026-10-30T21:50:00Z">
              <w:r>
                <w:rPr>
                  <w:i/>
                  <w:color w:val="156082"/>
                  <w:sz w:val="28"/>
                  <w:szCs w:val="28"/>
                </w:rPr>
                <w:t>atistical Techniques for Data Analysis</w:t>
              </w:r>
            </w:ins>
          </w:p>
        </w:tc>
        <w:tc>
          <w:tcPr>
            <w:tcW w:w="4479" w:type="dxa"/>
            <w:tcBorders>
              <w:top w:val="nil"/>
              <w:left w:val="nil"/>
              <w:bottom w:val="nil"/>
              <w:right w:val="nil"/>
            </w:tcBorders>
          </w:tcPr>
          <w:p w14:paraId="71E5A2B5" w14:textId="77777777" w:rsidR="007A6209" w:rsidRPr="007823D3" w:rsidRDefault="007A6209" w:rsidP="00E56E8C">
            <w:pPr>
              <w:spacing w:line="480" w:lineRule="auto"/>
              <w:rPr>
                <w:ins w:id="22" w:author="nohemi fabiola serrano aguilar" w:date="2026-10-30T21:48:00Z" w16du:dateUtc="2026-10-30T21:48:00Z"/>
                <w:color w:val="000000"/>
                <w:sz w:val="28"/>
                <w:szCs w:val="28"/>
              </w:rPr>
            </w:pPr>
          </w:p>
        </w:tc>
      </w:tr>
      <w:tr w:rsidR="007A6209" w:rsidRPr="00A7253D" w14:paraId="7F192218" w14:textId="77777777" w:rsidTr="00E56E8C">
        <w:trPr>
          <w:ins w:id="23" w:author="nohemi fabiola serrano aguilar" w:date="2026-10-30T21:48:00Z"/>
        </w:trPr>
        <w:tc>
          <w:tcPr>
            <w:tcW w:w="4536" w:type="dxa"/>
            <w:tcBorders>
              <w:top w:val="nil"/>
              <w:left w:val="nil"/>
              <w:bottom w:val="nil"/>
              <w:right w:val="nil"/>
            </w:tcBorders>
            <w:hideMark/>
          </w:tcPr>
          <w:p w14:paraId="40258AAF" w14:textId="77777777" w:rsidR="007A6209" w:rsidRPr="007823D3" w:rsidRDefault="007A6209" w:rsidP="00E56E8C">
            <w:pPr>
              <w:spacing w:line="480" w:lineRule="auto"/>
              <w:rPr>
                <w:ins w:id="24" w:author="nohemi fabiola serrano aguilar" w:date="2026-10-30T21:48:00Z" w16du:dateUtc="2026-10-30T21:48:00Z"/>
                <w:i/>
                <w:color w:val="156082"/>
                <w:sz w:val="28"/>
                <w:szCs w:val="28"/>
              </w:rPr>
            </w:pPr>
            <w:ins w:id="25" w:author="nohemi fabiola serrano aguilar" w:date="2026-10-30T21:48:00Z" w16du:dateUtc="2026-10-30T21:48:00Z">
              <w:r w:rsidRPr="007823D3">
                <w:rPr>
                  <w:i/>
                  <w:color w:val="156082"/>
                  <w:sz w:val="28"/>
                  <w:szCs w:val="28"/>
                </w:rPr>
                <w:t>Assessment Title</w:t>
              </w:r>
            </w:ins>
          </w:p>
          <w:p w14:paraId="7B46320A" w14:textId="77777777" w:rsidR="007A6209" w:rsidRPr="007823D3" w:rsidRDefault="007A6209" w:rsidP="00E56E8C">
            <w:pPr>
              <w:spacing w:line="480" w:lineRule="auto"/>
              <w:rPr>
                <w:ins w:id="26" w:author="nohemi fabiola serrano aguilar" w:date="2026-10-30T21:48:00Z" w16du:dateUtc="2026-10-30T21:48:00Z"/>
                <w:i/>
                <w:color w:val="156082"/>
                <w:sz w:val="28"/>
                <w:szCs w:val="28"/>
              </w:rPr>
            </w:pPr>
            <w:ins w:id="27" w:author="nohemi fabiola serrano aguilar" w:date="2026-10-30T21:48:00Z" w16du:dateUtc="2026-10-30T21:48:00Z">
              <w:r>
                <w:rPr>
                  <w:i/>
                  <w:color w:val="156082"/>
                  <w:sz w:val="28"/>
                  <w:szCs w:val="28"/>
                </w:rPr>
                <w:t>CA1-Capstone Project Proposal</w:t>
              </w:r>
            </w:ins>
          </w:p>
        </w:tc>
        <w:tc>
          <w:tcPr>
            <w:tcW w:w="4479" w:type="dxa"/>
            <w:tcBorders>
              <w:top w:val="nil"/>
              <w:left w:val="nil"/>
              <w:bottom w:val="nil"/>
              <w:right w:val="nil"/>
            </w:tcBorders>
          </w:tcPr>
          <w:p w14:paraId="4EFA9B00" w14:textId="77777777" w:rsidR="007A6209" w:rsidRPr="007823D3" w:rsidRDefault="007A6209" w:rsidP="00E56E8C">
            <w:pPr>
              <w:spacing w:line="480" w:lineRule="auto"/>
              <w:rPr>
                <w:ins w:id="28" w:author="nohemi fabiola serrano aguilar" w:date="2026-10-30T21:48:00Z" w16du:dateUtc="2026-10-30T21:48:00Z"/>
                <w:color w:val="000000"/>
                <w:sz w:val="28"/>
                <w:szCs w:val="28"/>
              </w:rPr>
            </w:pPr>
          </w:p>
        </w:tc>
      </w:tr>
      <w:tr w:rsidR="007A6209" w:rsidRPr="00A7253D" w14:paraId="5D218704" w14:textId="77777777" w:rsidTr="00E56E8C">
        <w:trPr>
          <w:ins w:id="29" w:author="nohemi fabiola serrano aguilar" w:date="2026-10-30T21:48:00Z"/>
        </w:trPr>
        <w:tc>
          <w:tcPr>
            <w:tcW w:w="4536" w:type="dxa"/>
            <w:tcBorders>
              <w:top w:val="nil"/>
              <w:left w:val="nil"/>
              <w:bottom w:val="nil"/>
              <w:right w:val="nil"/>
            </w:tcBorders>
            <w:hideMark/>
          </w:tcPr>
          <w:p w14:paraId="023DDD6C" w14:textId="77777777" w:rsidR="007A6209" w:rsidRPr="007823D3" w:rsidRDefault="007A6209" w:rsidP="00E56E8C">
            <w:pPr>
              <w:spacing w:line="480" w:lineRule="auto"/>
              <w:rPr>
                <w:ins w:id="30" w:author="nohemi fabiola serrano aguilar" w:date="2026-10-30T21:48:00Z" w16du:dateUtc="2026-10-30T21:48:00Z"/>
                <w:i/>
                <w:color w:val="156082"/>
                <w:sz w:val="28"/>
                <w:szCs w:val="28"/>
              </w:rPr>
            </w:pPr>
            <w:ins w:id="31" w:author="nohemi fabiola serrano aguilar" w:date="2026-10-30T21:48:00Z" w16du:dateUtc="2026-10-30T21:48:00Z">
              <w:r w:rsidRPr="007823D3">
                <w:rPr>
                  <w:i/>
                  <w:color w:val="156082"/>
                  <w:sz w:val="28"/>
                  <w:szCs w:val="28"/>
                </w:rPr>
                <w:t>Lecturer/Supervisor</w:t>
              </w:r>
            </w:ins>
          </w:p>
          <w:p w14:paraId="1A641E86" w14:textId="77777777" w:rsidR="007A6209" w:rsidRPr="007823D3" w:rsidRDefault="007A6209" w:rsidP="00E56E8C">
            <w:pPr>
              <w:spacing w:line="480" w:lineRule="auto"/>
              <w:rPr>
                <w:ins w:id="32" w:author="nohemi fabiola serrano aguilar" w:date="2026-10-30T21:48:00Z" w16du:dateUtc="2026-10-30T21:48:00Z"/>
                <w:i/>
                <w:color w:val="156082"/>
                <w:sz w:val="28"/>
                <w:szCs w:val="28"/>
              </w:rPr>
            </w:pPr>
            <w:ins w:id="33" w:author="nohemi fabiola serrano aguilar" w:date="2026-10-30T21:48:00Z" w16du:dateUtc="2026-10-30T21:48:00Z">
              <w:r w:rsidRPr="007823D3">
                <w:rPr>
                  <w:i/>
                  <w:color w:val="156082"/>
                  <w:sz w:val="28"/>
                  <w:szCs w:val="28"/>
                </w:rPr>
                <w:t>Taufique Ahmed</w:t>
              </w:r>
            </w:ins>
          </w:p>
        </w:tc>
        <w:tc>
          <w:tcPr>
            <w:tcW w:w="4479" w:type="dxa"/>
            <w:tcBorders>
              <w:top w:val="nil"/>
              <w:left w:val="nil"/>
              <w:bottom w:val="nil"/>
              <w:right w:val="nil"/>
            </w:tcBorders>
          </w:tcPr>
          <w:p w14:paraId="0DF3CD8E" w14:textId="77777777" w:rsidR="007A6209" w:rsidRPr="007823D3" w:rsidRDefault="007A6209" w:rsidP="00E56E8C">
            <w:pPr>
              <w:spacing w:line="480" w:lineRule="auto"/>
              <w:rPr>
                <w:ins w:id="34" w:author="nohemi fabiola serrano aguilar" w:date="2026-10-30T21:48:00Z" w16du:dateUtc="2026-10-30T21:48:00Z"/>
                <w:color w:val="000000"/>
                <w:sz w:val="28"/>
                <w:szCs w:val="28"/>
              </w:rPr>
            </w:pPr>
          </w:p>
        </w:tc>
      </w:tr>
      <w:tr w:rsidR="007A6209" w:rsidRPr="00A7253D" w14:paraId="354B581E" w14:textId="77777777" w:rsidTr="00E56E8C">
        <w:trPr>
          <w:ins w:id="35" w:author="nohemi fabiola serrano aguilar" w:date="2026-10-30T21:48:00Z"/>
        </w:trPr>
        <w:tc>
          <w:tcPr>
            <w:tcW w:w="4536" w:type="dxa"/>
            <w:tcBorders>
              <w:top w:val="nil"/>
              <w:left w:val="nil"/>
              <w:bottom w:val="nil"/>
              <w:right w:val="nil"/>
            </w:tcBorders>
            <w:hideMark/>
          </w:tcPr>
          <w:p w14:paraId="6A459AC3" w14:textId="77777777" w:rsidR="007A6209" w:rsidRPr="007823D3" w:rsidRDefault="007A6209" w:rsidP="00E56E8C">
            <w:pPr>
              <w:spacing w:line="480" w:lineRule="auto"/>
              <w:rPr>
                <w:ins w:id="36" w:author="nohemi fabiola serrano aguilar" w:date="2026-10-30T21:48:00Z" w16du:dateUtc="2026-10-30T21:48:00Z"/>
                <w:i/>
                <w:color w:val="156082"/>
                <w:sz w:val="28"/>
                <w:szCs w:val="28"/>
              </w:rPr>
            </w:pPr>
            <w:ins w:id="37" w:author="nohemi fabiola serrano aguilar" w:date="2026-10-30T21:48:00Z" w16du:dateUtc="2026-10-30T21:48:00Z">
              <w:r w:rsidRPr="007823D3">
                <w:rPr>
                  <w:i/>
                  <w:color w:val="156082"/>
                  <w:sz w:val="28"/>
                  <w:szCs w:val="28"/>
                </w:rPr>
                <w:t>Assessment Due Date</w:t>
              </w:r>
            </w:ins>
          </w:p>
          <w:p w14:paraId="0B4F23C7" w14:textId="05F44553" w:rsidR="007A6209" w:rsidRPr="007823D3" w:rsidRDefault="007A6209" w:rsidP="00E56E8C">
            <w:pPr>
              <w:spacing w:line="480" w:lineRule="auto"/>
              <w:rPr>
                <w:ins w:id="38" w:author="nohemi fabiola serrano aguilar" w:date="2026-10-30T21:48:00Z" w16du:dateUtc="2026-10-30T21:48:00Z"/>
                <w:i/>
                <w:color w:val="156082"/>
                <w:sz w:val="28"/>
                <w:szCs w:val="28"/>
              </w:rPr>
            </w:pPr>
            <w:ins w:id="39" w:author="nohemi fabiola serrano aguilar" w:date="2026-10-30T21:50:00Z" w16du:dateUtc="2026-10-30T21:50:00Z">
              <w:r>
                <w:rPr>
                  <w:i/>
                  <w:color w:val="156082"/>
                  <w:sz w:val="28"/>
                  <w:szCs w:val="28"/>
                </w:rPr>
                <w:t>31</w:t>
              </w:r>
            </w:ins>
            <w:ins w:id="40" w:author="nohemi fabiola serrano aguilar" w:date="2026-10-30T21:48:00Z" w16du:dateUtc="2026-10-30T21:48:00Z">
              <w:r w:rsidRPr="007823D3">
                <w:rPr>
                  <w:i/>
                  <w:color w:val="156082"/>
                  <w:sz w:val="28"/>
                  <w:szCs w:val="28"/>
                </w:rPr>
                <w:t>/</w:t>
              </w:r>
              <w:r>
                <w:rPr>
                  <w:i/>
                  <w:color w:val="156082"/>
                  <w:sz w:val="28"/>
                  <w:szCs w:val="28"/>
                </w:rPr>
                <w:t>10</w:t>
              </w:r>
              <w:r w:rsidRPr="007823D3">
                <w:rPr>
                  <w:i/>
                  <w:color w:val="156082"/>
                  <w:sz w:val="28"/>
                  <w:szCs w:val="28"/>
                </w:rPr>
                <w:t>/2026</w:t>
              </w:r>
            </w:ins>
          </w:p>
        </w:tc>
        <w:tc>
          <w:tcPr>
            <w:tcW w:w="4479" w:type="dxa"/>
            <w:tcBorders>
              <w:top w:val="nil"/>
              <w:left w:val="nil"/>
              <w:bottom w:val="nil"/>
              <w:right w:val="nil"/>
            </w:tcBorders>
          </w:tcPr>
          <w:p w14:paraId="761C4336" w14:textId="77777777" w:rsidR="007A6209" w:rsidRPr="007823D3" w:rsidRDefault="007A6209" w:rsidP="00E56E8C">
            <w:pPr>
              <w:spacing w:line="480" w:lineRule="auto"/>
              <w:rPr>
                <w:ins w:id="41" w:author="nohemi fabiola serrano aguilar" w:date="2026-10-30T21:48:00Z" w16du:dateUtc="2026-10-30T21:48:00Z"/>
                <w:color w:val="000000"/>
                <w:sz w:val="28"/>
                <w:szCs w:val="28"/>
              </w:rPr>
            </w:pPr>
          </w:p>
        </w:tc>
      </w:tr>
      <w:tr w:rsidR="007A6209" w:rsidRPr="00A7253D" w14:paraId="17615D57" w14:textId="77777777" w:rsidTr="00E56E8C">
        <w:trPr>
          <w:ins w:id="42" w:author="nohemi fabiola serrano aguilar" w:date="2026-10-30T21:48:00Z"/>
        </w:trPr>
        <w:tc>
          <w:tcPr>
            <w:tcW w:w="4536" w:type="dxa"/>
            <w:tcBorders>
              <w:top w:val="nil"/>
              <w:left w:val="nil"/>
              <w:bottom w:val="nil"/>
              <w:right w:val="nil"/>
            </w:tcBorders>
            <w:hideMark/>
          </w:tcPr>
          <w:p w14:paraId="26804726" w14:textId="77777777" w:rsidR="007A6209" w:rsidRPr="007823D3" w:rsidRDefault="007A6209" w:rsidP="00E56E8C">
            <w:pPr>
              <w:spacing w:line="480" w:lineRule="auto"/>
              <w:rPr>
                <w:ins w:id="43" w:author="nohemi fabiola serrano aguilar" w:date="2026-10-30T21:48:00Z" w16du:dateUtc="2026-10-30T21:48:00Z"/>
                <w:i/>
                <w:color w:val="156082"/>
                <w:sz w:val="28"/>
                <w:szCs w:val="28"/>
              </w:rPr>
            </w:pPr>
            <w:ins w:id="44" w:author="nohemi fabiola serrano aguilar" w:date="2026-10-30T21:48:00Z" w16du:dateUtc="2026-10-30T21:48:00Z">
              <w:r w:rsidRPr="007823D3">
                <w:rPr>
                  <w:i/>
                  <w:color w:val="156082"/>
                  <w:sz w:val="28"/>
                  <w:szCs w:val="28"/>
                </w:rPr>
                <w:t>Date of Submission</w:t>
              </w:r>
            </w:ins>
          </w:p>
          <w:p w14:paraId="223644E3" w14:textId="2F800DB9" w:rsidR="007A6209" w:rsidRPr="007823D3" w:rsidRDefault="007A6209" w:rsidP="00E56E8C">
            <w:pPr>
              <w:spacing w:line="480" w:lineRule="auto"/>
              <w:rPr>
                <w:ins w:id="45" w:author="nohemi fabiola serrano aguilar" w:date="2026-10-30T21:48:00Z" w16du:dateUtc="2026-10-30T21:48:00Z"/>
                <w:i/>
                <w:color w:val="156082"/>
                <w:sz w:val="28"/>
                <w:szCs w:val="28"/>
              </w:rPr>
            </w:pPr>
            <w:ins w:id="46" w:author="nohemi fabiola serrano aguilar" w:date="2026-10-30T21:50:00Z" w16du:dateUtc="2026-10-30T21:50:00Z">
              <w:r>
                <w:rPr>
                  <w:i/>
                  <w:color w:val="156082"/>
                  <w:sz w:val="28"/>
                  <w:szCs w:val="28"/>
                </w:rPr>
                <w:t>31</w:t>
              </w:r>
            </w:ins>
            <w:ins w:id="47" w:author="nohemi fabiola serrano aguilar" w:date="2026-10-30T21:48:00Z" w16du:dateUtc="2026-10-30T21:48:00Z">
              <w:r w:rsidRPr="007823D3">
                <w:rPr>
                  <w:i/>
                  <w:color w:val="156082"/>
                  <w:sz w:val="28"/>
                  <w:szCs w:val="28"/>
                </w:rPr>
                <w:t>/</w:t>
              </w:r>
              <w:r>
                <w:rPr>
                  <w:i/>
                  <w:color w:val="156082"/>
                  <w:sz w:val="28"/>
                  <w:szCs w:val="28"/>
                </w:rPr>
                <w:t>10</w:t>
              </w:r>
              <w:r w:rsidRPr="007823D3">
                <w:rPr>
                  <w:i/>
                  <w:color w:val="156082"/>
                  <w:sz w:val="28"/>
                  <w:szCs w:val="28"/>
                </w:rPr>
                <w:t>/2026</w:t>
              </w:r>
            </w:ins>
          </w:p>
        </w:tc>
        <w:tc>
          <w:tcPr>
            <w:tcW w:w="4479" w:type="dxa"/>
            <w:tcBorders>
              <w:top w:val="nil"/>
              <w:left w:val="nil"/>
              <w:bottom w:val="nil"/>
              <w:right w:val="nil"/>
            </w:tcBorders>
          </w:tcPr>
          <w:p w14:paraId="16FD8844" w14:textId="77777777" w:rsidR="007A6209" w:rsidRPr="007823D3" w:rsidRDefault="007A6209" w:rsidP="00E56E8C">
            <w:pPr>
              <w:spacing w:line="480" w:lineRule="auto"/>
              <w:rPr>
                <w:ins w:id="48" w:author="nohemi fabiola serrano aguilar" w:date="2026-10-30T21:48:00Z" w16du:dateUtc="2026-10-30T21:48:00Z"/>
                <w:color w:val="000000"/>
                <w:sz w:val="28"/>
                <w:szCs w:val="28"/>
              </w:rPr>
            </w:pPr>
          </w:p>
        </w:tc>
      </w:tr>
    </w:tbl>
    <w:p w14:paraId="0D4694C5" w14:textId="77777777" w:rsidR="007A6209" w:rsidRDefault="007A6209" w:rsidP="007A6209">
      <w:pPr>
        <w:rPr>
          <w:ins w:id="49" w:author="nohemi fabiola serrano aguilar" w:date="2026-10-30T21:48:00Z" w16du:dateUtc="2026-10-30T21:48:00Z"/>
          <w:b/>
          <w:color w:val="156082"/>
          <w:sz w:val="28"/>
          <w:szCs w:val="28"/>
        </w:rPr>
      </w:pPr>
      <w:ins w:id="50" w:author="nohemi fabiola serrano aguilar" w:date="2026-10-30T21:48:00Z" w16du:dateUtc="2026-10-30T21:48:00Z">
        <w:r>
          <w:rPr>
            <w:b/>
            <w:color w:val="156082"/>
            <w:sz w:val="28"/>
            <w:szCs w:val="28"/>
          </w:rPr>
          <w:lastRenderedPageBreak/>
          <w:fldChar w:fldCharType="begin"/>
        </w:r>
        <w:r>
          <w:rPr>
            <w:b/>
            <w:color w:val="156082"/>
            <w:sz w:val="28"/>
            <w:szCs w:val="28"/>
          </w:rPr>
          <w:instrText>HYPERLINK "</w:instrText>
        </w:r>
        <w:r w:rsidRPr="00B07A22">
          <w:rPr>
            <w:b/>
            <w:color w:val="156082"/>
            <w:sz w:val="28"/>
            <w:szCs w:val="28"/>
          </w:rPr>
          <w:instrText>https://github.com/FabiolaSerranoAg/Strategic-Thinking-September26.git</w:instrText>
        </w:r>
        <w:r>
          <w:rPr>
            <w:b/>
            <w:color w:val="156082"/>
            <w:sz w:val="28"/>
            <w:szCs w:val="28"/>
          </w:rPr>
          <w:instrText>"</w:instrText>
        </w:r>
        <w:r>
          <w:rPr>
            <w:b/>
            <w:color w:val="156082"/>
            <w:sz w:val="28"/>
            <w:szCs w:val="28"/>
          </w:rPr>
        </w:r>
        <w:r>
          <w:rPr>
            <w:b/>
            <w:color w:val="156082"/>
            <w:sz w:val="28"/>
            <w:szCs w:val="28"/>
          </w:rPr>
          <w:fldChar w:fldCharType="separate"/>
        </w:r>
        <w:r w:rsidRPr="00153BA8">
          <w:rPr>
            <w:rStyle w:val="Hyperlink"/>
            <w:b/>
            <w:sz w:val="28"/>
            <w:szCs w:val="28"/>
          </w:rPr>
          <w:t>https://github.com/FabiolaSerranoAg/Strategic-Thinking-September26.git</w:t>
        </w:r>
        <w:r>
          <w:rPr>
            <w:b/>
            <w:color w:val="156082"/>
            <w:sz w:val="28"/>
            <w:szCs w:val="28"/>
          </w:rPr>
          <w:fldChar w:fldCharType="end"/>
        </w:r>
      </w:ins>
    </w:p>
    <w:p w14:paraId="67C60BF3" w14:textId="77777777" w:rsidR="007A6209" w:rsidRDefault="007A6209" w:rsidP="007A6209">
      <w:pPr>
        <w:rPr>
          <w:ins w:id="51" w:author="nohemi fabiola serrano aguilar" w:date="2026-10-30T21:48:00Z" w16du:dateUtc="2026-10-30T21:48:00Z"/>
          <w:b/>
          <w:color w:val="156082"/>
          <w:sz w:val="32"/>
          <w:szCs w:val="32"/>
        </w:rPr>
      </w:pPr>
      <w:ins w:id="52" w:author="nohemi fabiola serrano aguilar" w:date="2026-10-30T21:48:00Z" w16du:dateUtc="2026-10-30T21:48:00Z">
        <w:r>
          <w:rPr>
            <w:b/>
            <w:color w:val="156082"/>
            <w:sz w:val="32"/>
            <w:szCs w:val="32"/>
          </w:rPr>
          <w:t>Use of AI Tools</w:t>
        </w:r>
      </w:ins>
    </w:p>
    <w:p w14:paraId="33C566EF" w14:textId="18C45068" w:rsidR="007A6209" w:rsidRPr="00F707F6" w:rsidRDefault="007A6209" w:rsidP="007A6209">
      <w:pPr>
        <w:jc w:val="both"/>
        <w:rPr>
          <w:ins w:id="53" w:author="nohemi fabiola serrano aguilar" w:date="2026-10-30T21:48:00Z" w16du:dateUtc="2026-10-30T21:48:00Z"/>
          <w:sz w:val="28"/>
          <w:szCs w:val="28"/>
        </w:rPr>
      </w:pPr>
      <w:ins w:id="54" w:author="nohemi fabiola serrano aguilar" w:date="2026-10-30T21:48:00Z" w16du:dateUtc="2026-10-30T21:48:00Z">
        <w:r w:rsidRPr="00F707F6">
          <w:rPr>
            <w:sz w:val="28"/>
            <w:szCs w:val="28"/>
          </w:rPr>
          <w:t>I</w:t>
        </w:r>
        <w:r w:rsidRPr="0075226F">
          <w:rPr>
            <w:sz w:val="28"/>
            <w:szCs w:val="28"/>
          </w:rPr>
          <w:t xml:space="preserve"> acknowledge the use of</w:t>
        </w:r>
        <w:r>
          <w:rPr>
            <w:sz w:val="28"/>
            <w:szCs w:val="28"/>
          </w:rPr>
          <w:t xml:space="preserve"> </w:t>
        </w:r>
        <w:r w:rsidRPr="0075226F">
          <w:rPr>
            <w:b/>
            <w:bCs/>
            <w:sz w:val="28"/>
            <w:szCs w:val="28"/>
          </w:rPr>
          <w:t>Google Gemini</w:t>
        </w:r>
        <w:r w:rsidRPr="0075226F">
          <w:rPr>
            <w:sz w:val="28"/>
            <w:szCs w:val="28"/>
          </w:rPr>
          <w:t xml:space="preserve"> in this project </w:t>
        </w:r>
        <w:r>
          <w:rPr>
            <w:b/>
            <w:bCs/>
            <w:sz w:val="28"/>
            <w:szCs w:val="28"/>
          </w:rPr>
          <w:t xml:space="preserve">to refine the structure of this </w:t>
        </w:r>
      </w:ins>
      <w:ins w:id="55" w:author="nohemi fabiola serrano aguilar" w:date="2026-10-31T01:43:00Z" w16du:dateUtc="2026-10-31T01:43:00Z">
        <w:r w:rsidR="00927EC4">
          <w:rPr>
            <w:b/>
            <w:bCs/>
            <w:sz w:val="28"/>
            <w:szCs w:val="28"/>
          </w:rPr>
          <w:t>written report</w:t>
        </w:r>
      </w:ins>
      <w:ins w:id="56" w:author="nohemi fabiola serrano aguilar" w:date="2026-10-30T21:48:00Z" w16du:dateUtc="2026-10-30T21:48:00Z">
        <w:r w:rsidRPr="00740081">
          <w:rPr>
            <w:b/>
            <w:bCs/>
            <w:sz w:val="28"/>
            <w:szCs w:val="28"/>
          </w:rPr>
          <w:t>, translating my final draft, and synthesizing the contained information to comply with the 1</w:t>
        </w:r>
      </w:ins>
      <w:ins w:id="57" w:author="nohemi fabiola serrano aguilar" w:date="2026-10-30T21:51:00Z" w16du:dateUtc="2026-10-30T21:51:00Z">
        <w:r>
          <w:rPr>
            <w:b/>
            <w:bCs/>
            <w:sz w:val="28"/>
            <w:szCs w:val="28"/>
          </w:rPr>
          <w:t>5</w:t>
        </w:r>
      </w:ins>
      <w:ins w:id="58" w:author="nohemi fabiola serrano aguilar" w:date="2026-10-30T21:48:00Z" w16du:dateUtc="2026-10-30T21:48:00Z">
        <w:r w:rsidRPr="00740081">
          <w:rPr>
            <w:b/>
            <w:bCs/>
            <w:sz w:val="28"/>
            <w:szCs w:val="28"/>
          </w:rPr>
          <w:t xml:space="preserve">00-word rubric restriction without removing relevant data. </w:t>
        </w:r>
      </w:ins>
    </w:p>
    <w:p w14:paraId="370AA9C1" w14:textId="77777777" w:rsidR="007A6209" w:rsidRDefault="007A6209" w:rsidP="007A6209">
      <w:pPr>
        <w:rPr>
          <w:ins w:id="59" w:author="nohemi fabiola serrano aguilar" w:date="2026-10-30T21:48:00Z" w16du:dateUtc="2026-10-30T21:48:00Z"/>
          <w:b/>
          <w:sz w:val="28"/>
          <w:szCs w:val="28"/>
        </w:rPr>
      </w:pPr>
    </w:p>
    <w:p w14:paraId="2F1F1D2B" w14:textId="77777777" w:rsidR="007A6209" w:rsidRDefault="007A6209" w:rsidP="007A6209">
      <w:pPr>
        <w:rPr>
          <w:ins w:id="60" w:author="nohemi fabiola serrano aguilar" w:date="2026-10-30T21:48:00Z" w16du:dateUtc="2026-10-30T21:48:00Z"/>
        </w:rPr>
      </w:pPr>
      <w:ins w:id="61" w:author="nohemi fabiola serrano aguilar" w:date="2026-10-30T21:48:00Z" w16du:dateUtc="2026-10-30T21:48:00Z">
        <w:r>
          <w:rPr>
            <w:noProof/>
          </w:rPr>
          <mc:AlternateContent>
            <mc:Choice Requires="wps">
              <w:drawing>
                <wp:anchor distT="0" distB="0" distL="114300" distR="114300" simplePos="0" relativeHeight="251661312" behindDoc="0" locked="0" layoutInCell="1" hidden="0" allowOverlap="1" wp14:anchorId="33B8912B" wp14:editId="4AA5E02F">
                  <wp:simplePos x="0" y="0"/>
                  <wp:positionH relativeFrom="margin">
                    <wp:align>center</wp:align>
                  </wp:positionH>
                  <wp:positionV relativeFrom="paragraph">
                    <wp:posOffset>492125</wp:posOffset>
                  </wp:positionV>
                  <wp:extent cx="5800725" cy="2876550"/>
                  <wp:effectExtent l="19050" t="19050" r="28575" b="19050"/>
                  <wp:wrapNone/>
                  <wp:docPr id="1728545882" name="Rectangle 1728545882"/>
                  <wp:cNvGraphicFramePr/>
                  <a:graphic xmlns:a="http://schemas.openxmlformats.org/drawingml/2006/main">
                    <a:graphicData uri="http://schemas.microsoft.com/office/word/2010/wordprocessingShape">
                      <wps:wsp>
                        <wps:cNvSpPr/>
                        <wps:spPr>
                          <a:xfrm>
                            <a:off x="0" y="0"/>
                            <a:ext cx="5800725" cy="2876550"/>
                          </a:xfrm>
                          <a:prstGeom prst="rect">
                            <a:avLst/>
                          </a:prstGeom>
                          <a:solidFill>
                            <a:schemeClr val="lt1"/>
                          </a:solidFill>
                          <a:ln w="28575" cap="flat" cmpd="sng">
                            <a:solidFill>
                              <a:schemeClr val="accent1"/>
                            </a:solidFill>
                            <a:prstDash val="solid"/>
                            <a:round/>
                            <a:headEnd type="none" w="sm" len="sm"/>
                            <a:tailEnd type="none" w="sm" len="sm"/>
                          </a:ln>
                        </wps:spPr>
                        <wps:txbx>
                          <w:txbxContent>
                            <w:p w14:paraId="53482E8E" w14:textId="77777777" w:rsidR="007A6209" w:rsidRDefault="007A6209" w:rsidP="007A6209">
                              <w:pPr>
                                <w:spacing w:line="258" w:lineRule="auto"/>
                                <w:textDirection w:val="btLr"/>
                              </w:pPr>
                              <w:r>
                                <w:rPr>
                                  <w:b/>
                                  <w:color w:val="156082"/>
                                  <w:sz w:val="32"/>
                                </w:rPr>
                                <w:t>Declaration</w:t>
                              </w:r>
                            </w:p>
                            <w:p w14:paraId="132EE3F1" w14:textId="77777777" w:rsidR="007A6209" w:rsidRDefault="007A6209" w:rsidP="007A6209">
                              <w:pPr>
                                <w:spacing w:line="258" w:lineRule="auto"/>
                                <w:textDirection w:val="btLr"/>
                              </w:pPr>
                              <w:r>
                                <w:rPr>
                                  <w:color w:val="000000"/>
                                  <w:sz w:val="28"/>
                                </w:rPr>
                                <w:t>By submitting this assessment, I confirm that I have read the CCT policy on academic misconduct and understand the implications of submitting work that is not my own or does not appropriately reference material taken from a third party or other source.</w:t>
                              </w:r>
                            </w:p>
                            <w:p w14:paraId="08EB4CAD" w14:textId="77777777" w:rsidR="007A6209" w:rsidRDefault="007A6209" w:rsidP="007A6209">
                              <w:pPr>
                                <w:spacing w:line="258" w:lineRule="auto"/>
                                <w:textDirection w:val="btLr"/>
                              </w:pPr>
                              <w:r>
                                <w:rPr>
                                  <w:color w:val="000000"/>
                                  <w:sz w:val="28"/>
                                </w:rPr>
                                <w:t>I declare it to be my own work and that all material from third parties has been appropriately referenced.</w:t>
                              </w:r>
                            </w:p>
                            <w:p w14:paraId="45E93E32" w14:textId="77777777" w:rsidR="007A6209" w:rsidRDefault="007A6209" w:rsidP="007A6209">
                              <w:pPr>
                                <w:spacing w:line="258" w:lineRule="auto"/>
                                <w:textDirection w:val="btLr"/>
                              </w:pPr>
                              <w:r>
                                <w:rPr>
                                  <w:color w:val="000000"/>
                                  <w:sz w:val="28"/>
                                </w:rPr>
                                <w:t xml:space="preserve"> I further confirm that this work has not previously been submitted for assessment by myself or someone else in CCT College Dublin or any other higher education institution.</w:t>
                              </w:r>
                            </w:p>
                          </w:txbxContent>
                        </wps:txbx>
                        <wps:bodyPr spcFirstLastPara="1" wrap="square" lIns="91425" tIns="45700" rIns="91425" bIns="45700" anchor="t" anchorCtr="0">
                          <a:noAutofit/>
                        </wps:bodyPr>
                      </wps:wsp>
                    </a:graphicData>
                  </a:graphic>
                </wp:anchor>
              </w:drawing>
            </mc:Choice>
            <mc:Fallback>
              <w:pict>
                <v:rect w14:anchorId="33B8912B" id="Rectangle 1728545882" o:spid="_x0000_s1031" style="position:absolute;margin-left:0;margin-top:38.75pt;width:456.75pt;height:226.5pt;z-index:25166131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" fillcolor="white [3201]" strokecolor="#156082 [3204]" strokeweight="2.25pt">
                  <v:stroke startarrowwidth="narrow" startarrowlength="short" endarrowwidth="narrow" endarrowlength="short" joinstyle="round"/>
                  <v:textbox inset="2.53958mm,1.2694mm,2.53958mm,1.2694mm">
                    <w:txbxContent>
                      <w:p w14:paraId="53482E8E" w14:textId="77777777" w:rsidR="007A6209" w:rsidRDefault="007A6209" w:rsidP="007A6209">
                        <w:pPr>
                          <w:spacing w:line="258" w:lineRule="auto"/>
                          <w:textDirection w:val="btLr"/>
                        </w:pPr>
                        <w:r>
                          <w:rPr>
                            <w:b/>
                            <w:color w:val="156082"/>
                            <w:sz w:val="32"/>
                          </w:rPr>
                          <w:t>Declaration</w:t>
                        </w:r>
                      </w:p>
                      <w:p w14:paraId="132EE3F1" w14:textId="77777777" w:rsidR="007A6209" w:rsidRDefault="007A6209" w:rsidP="007A6209">
                        <w:pPr>
                          <w:spacing w:line="258" w:lineRule="auto"/>
                          <w:textDirection w:val="btLr"/>
                        </w:pPr>
                        <w:r>
                          <w:rPr>
                            <w:color w:val="000000"/>
                            <w:sz w:val="28"/>
                          </w:rPr>
                          <w:t>By submitting this assessment, I confirm that I have read the CCT policy on academic misconduct and understand the implications of submitting work that is not my own or does not appropriately reference material taken from a third party or other source.</w:t>
                        </w:r>
                      </w:p>
                      <w:p w14:paraId="08EB4CAD" w14:textId="77777777" w:rsidR="007A6209" w:rsidRDefault="007A6209" w:rsidP="007A6209">
                        <w:pPr>
                          <w:spacing w:line="258" w:lineRule="auto"/>
                          <w:textDirection w:val="btLr"/>
                        </w:pPr>
                        <w:r>
                          <w:rPr>
                            <w:color w:val="000000"/>
                            <w:sz w:val="28"/>
                          </w:rPr>
                          <w:t>I declare it to be my own work and that all material from third parties has been appropriately referenced.</w:t>
                        </w:r>
                      </w:p>
                      <w:p w14:paraId="45E93E32" w14:textId="77777777" w:rsidR="007A6209" w:rsidRDefault="007A6209" w:rsidP="007A6209">
                        <w:pPr>
                          <w:spacing w:line="258" w:lineRule="auto"/>
                          <w:textDirection w:val="btLr"/>
                        </w:pPr>
                        <w:r>
                          <w:rPr>
                            <w:color w:val="000000"/>
                            <w:sz w:val="28"/>
                          </w:rPr>
                          <w:t xml:space="preserve"> I further confirm that this work has not previously been submitted for assessment by myself or someone else in CCT College Dublin or any other higher education institution.</w:t>
                        </w:r>
                      </w:p>
                    </w:txbxContent>
                  </v:textbox>
                  <w10:wrap anchorx="margin"/>
                </v:rect>
              </w:pict>
            </mc:Fallback>
          </mc:AlternateContent>
        </w:r>
      </w:ins>
    </w:p>
    <w:p w14:paraId="57AEBC1B" w14:textId="77777777" w:rsidR="007A6209" w:rsidRDefault="007A6209" w:rsidP="007A6209">
      <w:pPr>
        <w:rPr>
          <w:ins w:id="62" w:author="nohemi fabiola serrano aguilar" w:date="2026-10-30T21:48:00Z" w16du:dateUtc="2026-10-30T21:48:00Z"/>
        </w:rPr>
      </w:pPr>
    </w:p>
    <w:p w14:paraId="65734E91" w14:textId="77777777" w:rsidR="007A6209" w:rsidRDefault="007A6209" w:rsidP="007A6209">
      <w:pPr>
        <w:rPr>
          <w:ins w:id="63" w:author="nohemi fabiola serrano aguilar" w:date="2026-10-30T21:48:00Z" w16du:dateUtc="2026-10-30T21:48:00Z"/>
        </w:rPr>
      </w:pPr>
    </w:p>
    <w:p w14:paraId="139A0D0F" w14:textId="77777777" w:rsidR="007A6209" w:rsidRDefault="007A6209" w:rsidP="007A6209">
      <w:pPr>
        <w:rPr>
          <w:ins w:id="64" w:author="nohemi fabiola serrano aguilar" w:date="2026-10-30T21:48:00Z" w16du:dateUtc="2026-10-30T21:48:00Z"/>
        </w:rPr>
      </w:pPr>
    </w:p>
    <w:p w14:paraId="17F3C002" w14:textId="77777777" w:rsidR="007A6209" w:rsidRDefault="007A6209" w:rsidP="007A6209">
      <w:pPr>
        <w:rPr>
          <w:ins w:id="65" w:author="nohemi fabiola serrano aguilar" w:date="2026-10-30T21:48:00Z" w16du:dateUtc="2026-10-30T21:48:00Z"/>
        </w:rPr>
      </w:pPr>
    </w:p>
    <w:p w14:paraId="7D19D21B" w14:textId="77777777" w:rsidR="007A6209" w:rsidRDefault="007A6209" w:rsidP="007A6209">
      <w:pPr>
        <w:rPr>
          <w:ins w:id="66" w:author="nohemi fabiola serrano aguilar" w:date="2026-10-30T21:48:00Z" w16du:dateUtc="2026-10-30T21:48:00Z"/>
        </w:rPr>
      </w:pPr>
    </w:p>
    <w:p w14:paraId="629E5DA7" w14:textId="77777777" w:rsidR="007A6209" w:rsidRDefault="007A6209" w:rsidP="007A6209">
      <w:pPr>
        <w:rPr>
          <w:ins w:id="67" w:author="nohemi fabiola serrano aguilar" w:date="2026-10-30T21:48:00Z" w16du:dateUtc="2026-10-30T21:48:00Z"/>
        </w:rPr>
      </w:pPr>
    </w:p>
    <w:p w14:paraId="707BB5A5" w14:textId="77777777" w:rsidR="007A6209" w:rsidRDefault="007A6209" w:rsidP="007A6209">
      <w:pPr>
        <w:rPr>
          <w:ins w:id="68" w:author="nohemi fabiola serrano aguilar" w:date="2026-10-30T21:48:00Z" w16du:dateUtc="2026-10-30T21:48:00Z"/>
        </w:rPr>
      </w:pPr>
    </w:p>
    <w:p w14:paraId="54F45CF2" w14:textId="77777777" w:rsidR="007A6209" w:rsidRDefault="007A6209" w:rsidP="007A6209">
      <w:pPr>
        <w:rPr>
          <w:ins w:id="69" w:author="nohemi fabiola serrano aguilar" w:date="2026-10-30T21:48:00Z" w16du:dateUtc="2026-10-30T21:48:00Z"/>
        </w:rPr>
      </w:pPr>
    </w:p>
    <w:p w14:paraId="3D9EA03B" w14:textId="77777777" w:rsidR="007A6209" w:rsidRDefault="007A6209" w:rsidP="007A6209">
      <w:pPr>
        <w:rPr>
          <w:ins w:id="70" w:author="nohemi fabiola serrano aguilar" w:date="2026-10-30T21:48:00Z" w16du:dateUtc="2026-10-30T21:48:00Z"/>
        </w:rPr>
      </w:pPr>
    </w:p>
    <w:p w14:paraId="0975DBFE" w14:textId="77777777" w:rsidR="007A6209" w:rsidRDefault="007A6209" w:rsidP="007A6209">
      <w:pPr>
        <w:rPr>
          <w:ins w:id="71" w:author="nohemi fabiola serrano aguilar" w:date="2026-10-30T21:48:00Z" w16du:dateUtc="2026-10-30T21:48:00Z"/>
        </w:rPr>
      </w:pPr>
    </w:p>
    <w:p w14:paraId="0985499D" w14:textId="77777777" w:rsidR="007A6209" w:rsidRDefault="007A6209" w:rsidP="007A6209">
      <w:pPr>
        <w:rPr>
          <w:ins w:id="72" w:author="nohemi fabiola serrano aguilar" w:date="2026-10-30T21:48:00Z" w16du:dateUtc="2026-10-30T21:48:00Z"/>
        </w:rPr>
      </w:pPr>
    </w:p>
    <w:p w14:paraId="5965B133" w14:textId="77777777" w:rsidR="007A6209" w:rsidRDefault="007A6209" w:rsidP="007A6209">
      <w:pPr>
        <w:rPr>
          <w:ins w:id="73" w:author="nohemi fabiola serrano aguilar" w:date="2026-10-30T21:48:00Z" w16du:dateUtc="2026-10-30T21:48:00Z"/>
        </w:rPr>
      </w:pPr>
    </w:p>
    <w:p w14:paraId="2D4BCEF7" w14:textId="77777777" w:rsidR="007A6209" w:rsidRDefault="007A6209" w:rsidP="007A6209">
      <w:pPr>
        <w:rPr>
          <w:ins w:id="74" w:author="nohemi fabiola serrano aguilar" w:date="2026-10-30T21:48:00Z" w16du:dateUtc="2026-10-30T21:48:00Z"/>
        </w:rPr>
      </w:pPr>
    </w:p>
    <w:p w14:paraId="504FA09D" w14:textId="77777777" w:rsidR="007A6209" w:rsidRDefault="007A6209" w:rsidP="007A6209">
      <w:pPr>
        <w:rPr>
          <w:ins w:id="75" w:author="nohemi fabiola serrano aguilar" w:date="2026-10-30T21:48:00Z" w16du:dateUtc="2026-10-30T21:48:00Z"/>
        </w:rPr>
      </w:pPr>
    </w:p>
    <w:p w14:paraId="19D17A6F" w14:textId="77777777" w:rsidR="007A6209" w:rsidRDefault="007A6209" w:rsidP="007A6209">
      <w:pPr>
        <w:rPr>
          <w:ins w:id="76" w:author="nohemi fabiola serrano aguilar" w:date="2026-10-30T21:54:00Z" w16du:dateUtc="2026-10-30T21:54:00Z"/>
          <w:rFonts w:ascii="Calibri" w:eastAsia="Times New Roman" w:hAnsi="Calibri" w:cs="Calibri"/>
          <w:b/>
          <w:bCs/>
          <w:sz w:val="35"/>
          <w:szCs w:val="35"/>
        </w:rPr>
      </w:pPr>
    </w:p>
    <w:p w14:paraId="4FE759C1" w14:textId="77777777" w:rsidR="007A6209" w:rsidRDefault="007A6209" w:rsidP="007A6209">
      <w:pPr>
        <w:rPr>
          <w:ins w:id="77" w:author="nohemi fabiola serrano aguilar" w:date="2026-10-30T21:54:00Z" w16du:dateUtc="2026-10-30T21:54:00Z"/>
          <w:rFonts w:ascii="Calibri" w:eastAsia="Times New Roman" w:hAnsi="Calibri" w:cs="Calibri"/>
          <w:b/>
          <w:bCs/>
          <w:sz w:val="35"/>
          <w:szCs w:val="35"/>
        </w:rPr>
      </w:pPr>
    </w:p>
    <w:p w14:paraId="00038026" w14:textId="77777777" w:rsidR="007A6209" w:rsidRDefault="007A6209" w:rsidP="007A6209">
      <w:pPr>
        <w:rPr>
          <w:ins w:id="78" w:author="nohemi fabiola serrano aguilar" w:date="2026-10-30T21:54:00Z" w16du:dateUtc="2026-10-30T21:54:00Z"/>
          <w:rFonts w:ascii="Calibri" w:eastAsia="Times New Roman" w:hAnsi="Calibri" w:cs="Calibri"/>
          <w:b/>
          <w:bCs/>
          <w:sz w:val="35"/>
          <w:szCs w:val="35"/>
        </w:rPr>
      </w:pPr>
    </w:p>
    <w:p w14:paraId="278C753C" w14:textId="77777777" w:rsidR="007A6209" w:rsidRDefault="007A6209" w:rsidP="007A6209">
      <w:pPr>
        <w:rPr>
          <w:ins w:id="79" w:author="nohemi fabiola serrano aguilar" w:date="2026-10-30T21:54:00Z" w16du:dateUtc="2026-10-30T21:54:00Z"/>
          <w:rFonts w:ascii="Calibri" w:eastAsia="Times New Roman" w:hAnsi="Calibri" w:cs="Calibri"/>
          <w:b/>
          <w:bCs/>
          <w:sz w:val="35"/>
          <w:szCs w:val="35"/>
        </w:rPr>
      </w:pPr>
    </w:p>
    <w:p w14:paraId="2735C0E0" w14:textId="77777777" w:rsidR="007A6209" w:rsidRDefault="007A6209" w:rsidP="007A6209">
      <w:pPr>
        <w:rPr>
          <w:ins w:id="80" w:author="nohemi fabiola serrano aguilar" w:date="2026-10-30T21:54:00Z" w16du:dateUtc="2026-10-30T21:54:00Z"/>
          <w:rFonts w:ascii="Calibri" w:eastAsia="Times New Roman" w:hAnsi="Calibri" w:cs="Calibri"/>
          <w:b/>
          <w:bCs/>
          <w:sz w:val="35"/>
          <w:szCs w:val="35"/>
        </w:rPr>
      </w:pPr>
    </w:p>
    <w:p w14:paraId="19ADD7BE" w14:textId="77777777" w:rsidR="007A6209" w:rsidRDefault="007A6209" w:rsidP="007A6209">
      <w:pPr>
        <w:rPr>
          <w:ins w:id="81" w:author="nohemi fabiola serrano aguilar" w:date="2026-10-30T21:54:00Z" w16du:dateUtc="2026-10-30T21:54:00Z"/>
          <w:rFonts w:ascii="Calibri" w:eastAsia="Times New Roman" w:hAnsi="Calibri" w:cs="Calibri"/>
          <w:b/>
          <w:bCs/>
          <w:sz w:val="35"/>
          <w:szCs w:val="35"/>
        </w:rPr>
      </w:pPr>
    </w:p>
    <w:p w14:paraId="4B91F9D6" w14:textId="21B2E5C1" w:rsidR="007A6209" w:rsidRDefault="007A6209">
      <w:pPr>
        <w:jc w:val="center"/>
        <w:rPr>
          <w:ins w:id="82" w:author="nohemi fabiola serrano aguilar" w:date="2026-10-30T21:56:00Z" w16du:dateUtc="2026-10-30T21:56:00Z"/>
          <w:rFonts w:ascii="Calibri" w:eastAsia="Times New Roman" w:hAnsi="Calibri" w:cs="Calibri"/>
          <w:b/>
          <w:bCs/>
          <w:sz w:val="35"/>
          <w:szCs w:val="35"/>
          <w:lang w:val="es-MX"/>
        </w:rPr>
        <w:pPrChange w:id="83" w:author="nohemi fabiola serrano aguilar" w:date="2026-10-31T01:46:00Z" w16du:dateUtc="2026-10-31T01:46:00Z">
          <w:pPr/>
        </w:pPrChange>
      </w:pPr>
      <w:ins w:id="84" w:author="nohemi fabiola serrano aguilar" w:date="2026-10-30T21:55:00Z" w16du:dateUtc="2026-10-30T21:55:00Z">
        <w:r w:rsidRPr="007A6209">
          <w:rPr>
            <w:rFonts w:ascii="Calibri" w:eastAsia="Times New Roman" w:hAnsi="Calibri" w:cs="Calibri"/>
            <w:b/>
            <w:bCs/>
            <w:sz w:val="35"/>
            <w:szCs w:val="35"/>
            <w:lang w:val="es-MX"/>
            <w:rPrChange w:id="85" w:author="nohemi fabiola serrano aguilar" w:date="2026-10-30T21:56:00Z" w16du:dateUtc="2026-10-30T21:56:00Z">
              <w:rPr>
                <w:rFonts w:ascii="Calibri" w:eastAsia="Times New Roman" w:hAnsi="Calibri" w:cs="Calibri"/>
                <w:b/>
                <w:bCs/>
                <w:sz w:val="35"/>
                <w:szCs w:val="35"/>
              </w:rPr>
            </w:rPrChange>
          </w:rPr>
          <w:lastRenderedPageBreak/>
          <w:t>Informe de Analisis Estadistico</w:t>
        </w:r>
      </w:ins>
      <w:ins w:id="86" w:author="nohemi fabiola serrano aguilar" w:date="2026-10-30T21:56:00Z" w16du:dateUtc="2026-10-30T21:56:00Z">
        <w:r w:rsidRPr="007A6209">
          <w:rPr>
            <w:rFonts w:ascii="Calibri" w:eastAsia="Times New Roman" w:hAnsi="Calibri" w:cs="Calibri"/>
            <w:b/>
            <w:bCs/>
            <w:sz w:val="35"/>
            <w:szCs w:val="35"/>
            <w:lang w:val="es-MX"/>
            <w:rPrChange w:id="87" w:author="nohemi fabiola serrano aguilar" w:date="2026-10-30T21:56:00Z" w16du:dateUtc="2026-10-30T21:56:00Z">
              <w:rPr>
                <w:rFonts w:ascii="Calibri" w:eastAsia="Times New Roman" w:hAnsi="Calibri" w:cs="Calibri"/>
                <w:b/>
                <w:bCs/>
                <w:sz w:val="35"/>
                <w:szCs w:val="35"/>
              </w:rPr>
            </w:rPrChange>
          </w:rPr>
          <w:t xml:space="preserve">: Tendencias de rotacion de </w:t>
        </w:r>
        <w:r>
          <w:rPr>
            <w:rFonts w:ascii="Calibri" w:eastAsia="Times New Roman" w:hAnsi="Calibri" w:cs="Calibri"/>
            <w:b/>
            <w:bCs/>
            <w:sz w:val="35"/>
            <w:szCs w:val="35"/>
            <w:lang w:val="es-MX"/>
          </w:rPr>
          <w:t>Personal</w:t>
        </w:r>
      </w:ins>
    </w:p>
    <w:p w14:paraId="2EE645BA" w14:textId="77777777" w:rsidR="007A6209" w:rsidRDefault="007A6209">
      <w:pPr>
        <w:jc w:val="both"/>
        <w:rPr>
          <w:ins w:id="88" w:author="nohemi fabiola serrano aguilar" w:date="2026-10-30T21:56:00Z" w16du:dateUtc="2026-10-30T21:56:00Z"/>
          <w:rFonts w:ascii="Calibri" w:eastAsia="Times New Roman" w:hAnsi="Calibri" w:cs="Calibri"/>
          <w:b/>
          <w:bCs/>
          <w:sz w:val="35"/>
          <w:szCs w:val="35"/>
          <w:lang w:val="es-MX"/>
        </w:rPr>
        <w:pPrChange w:id="89" w:author="nohemi fabiola serrano aguilar" w:date="2026-10-31T01:44:00Z" w16du:dateUtc="2026-10-31T01:44:00Z">
          <w:pPr/>
        </w:pPrChange>
      </w:pPr>
    </w:p>
    <w:p w14:paraId="63C96C58" w14:textId="170BA199" w:rsidR="007A6209" w:rsidRDefault="007A6209">
      <w:pPr>
        <w:pStyle w:val="ListParagraph"/>
        <w:numPr>
          <w:ilvl w:val="0"/>
          <w:numId w:val="1"/>
        </w:numPr>
        <w:jc w:val="both"/>
        <w:rPr>
          <w:ins w:id="90" w:author="nohemi fabiola serrano aguilar" w:date="2026-10-30T21:56:00Z" w16du:dateUtc="2026-10-30T21:56:00Z"/>
          <w:rFonts w:ascii="Calibri" w:eastAsia="Times New Roman" w:hAnsi="Calibri" w:cs="Calibri"/>
          <w:b/>
          <w:bCs/>
          <w:sz w:val="35"/>
          <w:szCs w:val="35"/>
          <w:lang w:val="es-MX"/>
        </w:rPr>
        <w:pPrChange w:id="91" w:author="nohemi fabiola serrano aguilar" w:date="2026-10-31T01:44:00Z" w16du:dateUtc="2026-10-31T01:44:00Z">
          <w:pPr>
            <w:pStyle w:val="ListParagraph"/>
            <w:numPr>
              <w:numId w:val="1"/>
            </w:numPr>
            <w:ind w:hanging="360"/>
          </w:pPr>
        </w:pPrChange>
      </w:pPr>
      <w:ins w:id="92" w:author="nohemi fabiola serrano aguilar" w:date="2026-10-30T21:56:00Z" w16du:dateUtc="2026-10-30T21:56:00Z">
        <w:r>
          <w:rPr>
            <w:rFonts w:ascii="Calibri" w:eastAsia="Times New Roman" w:hAnsi="Calibri" w:cs="Calibri"/>
            <w:b/>
            <w:bCs/>
            <w:sz w:val="35"/>
            <w:szCs w:val="35"/>
            <w:lang w:val="es-MX"/>
          </w:rPr>
          <w:t>Introduccion y Definicion de variables</w:t>
        </w:r>
      </w:ins>
    </w:p>
    <w:p w14:paraId="1452AE2C" w14:textId="77777777" w:rsidR="007A6209" w:rsidRDefault="007A6209">
      <w:pPr>
        <w:jc w:val="both"/>
        <w:rPr>
          <w:ins w:id="93" w:author="nohemi fabiola serrano aguilar" w:date="2026-10-30T22:03:00Z" w16du:dateUtc="2026-10-30T22:03:00Z"/>
          <w:rFonts w:ascii="Calibri" w:eastAsia="Times New Roman" w:hAnsi="Calibri" w:cs="Calibri"/>
          <w:sz w:val="24"/>
          <w:szCs w:val="24"/>
          <w:lang w:val="es-MX"/>
        </w:rPr>
        <w:pPrChange w:id="94" w:author="nohemi fabiola serrano aguilar" w:date="2026-10-31T01:44:00Z" w16du:dateUtc="2026-10-31T01:44:00Z">
          <w:pPr/>
        </w:pPrChange>
      </w:pPr>
    </w:p>
    <w:p w14:paraId="7FC11CA1" w14:textId="3D1EF43E" w:rsidR="00722484" w:rsidRDefault="00722484">
      <w:pPr>
        <w:jc w:val="both"/>
        <w:rPr>
          <w:ins w:id="95" w:author="nohemi fabiola serrano aguilar" w:date="2026-10-30T22:10:00Z" w16du:dateUtc="2026-10-30T22:10:00Z"/>
          <w:rFonts w:ascii="Calibri" w:eastAsia="Times New Roman" w:hAnsi="Calibri" w:cs="Calibri"/>
          <w:sz w:val="24"/>
          <w:szCs w:val="24"/>
          <w:lang w:val="es-MX"/>
        </w:rPr>
        <w:pPrChange w:id="96" w:author="nohemi fabiola serrano aguilar" w:date="2026-10-31T01:44:00Z" w16du:dateUtc="2026-10-31T01:44:00Z">
          <w:pPr/>
        </w:pPrChange>
      </w:pPr>
      <w:ins w:id="97" w:author="nohemi fabiola serrano aguilar" w:date="2026-10-30T22:03:00Z" w16du:dateUtc="2026-10-30T22:03:00Z">
        <w:r>
          <w:rPr>
            <w:rFonts w:ascii="Calibri" w:eastAsia="Times New Roman" w:hAnsi="Calibri" w:cs="Calibri"/>
            <w:sz w:val="24"/>
            <w:szCs w:val="24"/>
            <w:lang w:val="es-MX"/>
          </w:rPr>
          <w:t>Hoy en dia el analisis de Recursos Humanos y el seguimiento de las metricas de comportamiento de la fuerza laboral, ha pasado de ser una tarea administrati</w:t>
        </w:r>
      </w:ins>
      <w:ins w:id="98" w:author="nohemi fabiola serrano aguilar" w:date="2026-10-30T22:04:00Z" w16du:dateUtc="2026-10-30T22:04:00Z">
        <w:r>
          <w:rPr>
            <w:rFonts w:ascii="Calibri" w:eastAsia="Times New Roman" w:hAnsi="Calibri" w:cs="Calibri"/>
            <w:sz w:val="24"/>
            <w:szCs w:val="24"/>
            <w:lang w:val="es-MX"/>
          </w:rPr>
          <w:t xml:space="preserve">va a una practica predictiva fundamental. Este estudio de investigacion se centra en analizar la rotacion de personal y el desempeno </w:t>
        </w:r>
      </w:ins>
      <w:ins w:id="99" w:author="nohemi fabiola serrano aguilar" w:date="2026-10-30T22:05:00Z" w16du:dateUtc="2026-10-30T22:05:00Z">
        <w:r>
          <w:rPr>
            <w:rFonts w:ascii="Calibri" w:eastAsia="Times New Roman" w:hAnsi="Calibri" w:cs="Calibri"/>
            <w:sz w:val="24"/>
            <w:szCs w:val="24"/>
            <w:lang w:val="es-MX"/>
          </w:rPr>
          <w:t xml:space="preserve">organizacional utilizando un conjunto de datos empiricos proporcionados por los cientificos de datos de IBM. </w:t>
        </w:r>
      </w:ins>
      <w:ins w:id="100" w:author="nohemi fabiola serrano aguilar" w:date="2026-10-30T22:06:00Z" w16du:dateUtc="2026-10-30T22:06:00Z">
        <w:r>
          <w:rPr>
            <w:rFonts w:ascii="Calibri" w:eastAsia="Times New Roman" w:hAnsi="Calibri" w:cs="Calibri"/>
            <w:sz w:val="24"/>
            <w:szCs w:val="24"/>
            <w:lang w:val="es-MX"/>
          </w:rPr>
          <w:t>Al rastrear las tendencias historicas, este informe tiene como objetivo identificar los indicadore</w:t>
        </w:r>
      </w:ins>
      <w:ins w:id="101" w:author="nohemi fabiola serrano aguilar" w:date="2026-10-30T22:07:00Z" w16du:dateUtc="2026-10-30T22:07:00Z">
        <w:r>
          <w:rPr>
            <w:rFonts w:ascii="Calibri" w:eastAsia="Times New Roman" w:hAnsi="Calibri" w:cs="Calibri"/>
            <w:sz w:val="24"/>
            <w:szCs w:val="24"/>
            <w:lang w:val="es-MX"/>
          </w:rPr>
          <w:t xml:space="preserve">s que influyen en las descerciones laborales y construir </w:t>
        </w:r>
      </w:ins>
      <w:ins w:id="102" w:author="nohemi fabiola serrano aguilar" w:date="2026-10-30T22:10:00Z" w16du:dateUtc="2026-10-30T22:10:00Z">
        <w:r w:rsidR="00474E55">
          <w:rPr>
            <w:rFonts w:ascii="Calibri" w:eastAsia="Times New Roman" w:hAnsi="Calibri" w:cs="Calibri"/>
            <w:sz w:val="24"/>
            <w:szCs w:val="24"/>
            <w:lang w:val="es-MX"/>
          </w:rPr>
          <w:t xml:space="preserve">escenarios que ayuden a reducir la rotacion organizacional. </w:t>
        </w:r>
      </w:ins>
    </w:p>
    <w:p w14:paraId="0198749B" w14:textId="036742E9" w:rsidR="00474E55" w:rsidRDefault="00474E55">
      <w:pPr>
        <w:jc w:val="both"/>
        <w:rPr>
          <w:ins w:id="103" w:author="nohemi fabiola serrano aguilar" w:date="2026-10-30T22:14:00Z" w16du:dateUtc="2026-10-30T22:14:00Z"/>
          <w:rFonts w:ascii="Calibri" w:eastAsia="Times New Roman" w:hAnsi="Calibri" w:cs="Calibri"/>
          <w:sz w:val="24"/>
          <w:szCs w:val="24"/>
          <w:lang w:val="es-MX"/>
        </w:rPr>
        <w:pPrChange w:id="104" w:author="nohemi fabiola serrano aguilar" w:date="2026-10-31T01:44:00Z" w16du:dateUtc="2026-10-31T01:44:00Z">
          <w:pPr/>
        </w:pPrChange>
      </w:pPr>
      <w:ins w:id="105" w:author="nohemi fabiola serrano aguilar" w:date="2026-10-30T22:10:00Z" w16du:dateUtc="2026-10-30T22:10:00Z">
        <w:r>
          <w:rPr>
            <w:rFonts w:ascii="Calibri" w:eastAsia="Times New Roman" w:hAnsi="Calibri" w:cs="Calibri"/>
            <w:sz w:val="24"/>
            <w:szCs w:val="24"/>
            <w:lang w:val="es-MX"/>
          </w:rPr>
          <w:t xml:space="preserve">La matriz estructurada de este conjunto de datos comprende 1,470 perfiles de empleados </w:t>
        </w:r>
      </w:ins>
      <w:ins w:id="106" w:author="nohemi fabiola serrano aguilar" w:date="2026-10-30T22:11:00Z" w16du:dateUtc="2026-10-30T22:11:00Z">
        <w:r>
          <w:rPr>
            <w:rFonts w:ascii="Calibri" w:eastAsia="Times New Roman" w:hAnsi="Calibri" w:cs="Calibri"/>
            <w:sz w:val="24"/>
            <w:szCs w:val="24"/>
            <w:lang w:val="es-MX"/>
          </w:rPr>
          <w:t>(filas) a traves de 35 parametros analiticos (columnas)</w:t>
        </w:r>
      </w:ins>
      <w:ins w:id="107" w:author="nohemi fabiola serrano aguilar" w:date="2026-10-30T22:13:00Z" w16du:dateUtc="2026-10-30T22:13:00Z">
        <w:r>
          <w:rPr>
            <w:rFonts w:ascii="Calibri" w:eastAsia="Times New Roman" w:hAnsi="Calibri" w:cs="Calibri"/>
            <w:sz w:val="24"/>
            <w:szCs w:val="24"/>
            <w:lang w:val="es-MX"/>
          </w:rPr>
          <w:t xml:space="preserve">. La Exploracion de Analisis de Datos confirmo la ausencia de valores faltantes, verificando que la base de datos </w:t>
        </w:r>
      </w:ins>
      <w:ins w:id="108" w:author="nohemi fabiola serrano aguilar" w:date="2026-10-30T22:14:00Z" w16du:dateUtc="2026-10-30T22:14:00Z">
        <w:r>
          <w:rPr>
            <w:rFonts w:ascii="Calibri" w:eastAsia="Times New Roman" w:hAnsi="Calibri" w:cs="Calibri"/>
            <w:sz w:val="24"/>
            <w:szCs w:val="24"/>
            <w:lang w:val="es-MX"/>
          </w:rPr>
          <w:t>esta lista para la evaluacion cuantitativa.</w:t>
        </w:r>
      </w:ins>
    </w:p>
    <w:p w14:paraId="1DCB4228" w14:textId="16B6145F" w:rsidR="00474E55" w:rsidRDefault="00474E55" w:rsidP="008C4A39">
      <w:pPr>
        <w:jc w:val="both"/>
        <w:rPr>
          <w:ins w:id="109" w:author="nohemi fabiola serrano aguilar" w:date="2026-10-31T01:50:00Z" w16du:dateUtc="2026-10-31T01:50:00Z"/>
          <w:rFonts w:ascii="Calibri" w:eastAsia="Times New Roman" w:hAnsi="Calibri" w:cs="Calibri"/>
          <w:sz w:val="24"/>
          <w:szCs w:val="24"/>
          <w:lang w:val="es-MX"/>
        </w:rPr>
      </w:pPr>
      <w:ins w:id="110" w:author="nohemi fabiola serrano aguilar" w:date="2026-10-30T22:15:00Z" w16du:dateUtc="2026-10-30T22:15:00Z">
        <w:r>
          <w:rPr>
            <w:rFonts w:ascii="Calibri" w:eastAsia="Times New Roman" w:hAnsi="Calibri" w:cs="Calibri"/>
            <w:sz w:val="24"/>
            <w:szCs w:val="24"/>
            <w:lang w:val="es-MX"/>
          </w:rPr>
          <w:t xml:space="preserve">Para ejecutar una optima Exploracion Estadistica, he seleccionado tres variables </w:t>
        </w:r>
      </w:ins>
      <w:ins w:id="111" w:author="nohemi fabiola serrano aguilar" w:date="2026-10-30T22:16:00Z" w16du:dateUtc="2026-10-30T22:16:00Z">
        <w:r>
          <w:rPr>
            <w:rFonts w:ascii="Calibri" w:eastAsia="Times New Roman" w:hAnsi="Calibri" w:cs="Calibri"/>
            <w:sz w:val="24"/>
            <w:szCs w:val="24"/>
            <w:lang w:val="es-MX"/>
          </w:rPr>
          <w:t xml:space="preserve">cuatitativas especificas y tres variables categoricas como metricas clave en funcion a su relevancia con el comportamiento </w:t>
        </w:r>
      </w:ins>
      <w:ins w:id="112" w:author="nohemi fabiola serrano aguilar" w:date="2026-10-30T22:17:00Z" w16du:dateUtc="2026-10-30T22:17:00Z">
        <w:r>
          <w:rPr>
            <w:rFonts w:ascii="Calibri" w:eastAsia="Times New Roman" w:hAnsi="Calibri" w:cs="Calibri"/>
            <w:sz w:val="24"/>
            <w:szCs w:val="24"/>
            <w:lang w:val="es-MX"/>
          </w:rPr>
          <w:t>corporativo:</w:t>
        </w:r>
      </w:ins>
    </w:p>
    <w:p w14:paraId="2A59501E" w14:textId="77777777" w:rsidR="008C4A39" w:rsidRDefault="008C4A39">
      <w:pPr>
        <w:jc w:val="both"/>
        <w:rPr>
          <w:ins w:id="113" w:author="nohemi fabiola serrano aguilar" w:date="2026-10-30T22:18:00Z" w16du:dateUtc="2026-10-30T22:18:00Z"/>
          <w:rFonts w:ascii="Calibri" w:eastAsia="Times New Roman" w:hAnsi="Calibri" w:cs="Calibri"/>
          <w:sz w:val="24"/>
          <w:szCs w:val="24"/>
          <w:lang w:val="es-MX"/>
        </w:rPr>
        <w:pPrChange w:id="114" w:author="nohemi fabiola serrano aguilar" w:date="2026-10-31T01:44:00Z" w16du:dateUtc="2026-10-31T01:44:00Z">
          <w:pPr/>
        </w:pPrChange>
      </w:pPr>
    </w:p>
    <w:p w14:paraId="368BB133" w14:textId="77777777" w:rsidR="00645BBB" w:rsidRPr="008C4A39" w:rsidRDefault="005C04DB">
      <w:pPr>
        <w:pStyle w:val="ListParagraph"/>
        <w:numPr>
          <w:ilvl w:val="0"/>
          <w:numId w:val="2"/>
        </w:numPr>
        <w:jc w:val="both"/>
        <w:rPr>
          <w:ins w:id="115" w:author="nohemi fabiola serrano aguilar" w:date="2026-10-30T23:17:00Z" w16du:dateUtc="2026-10-30T23:17:00Z"/>
          <w:rFonts w:ascii="Calibri" w:eastAsia="Times New Roman" w:hAnsi="Calibri" w:cs="Calibri"/>
          <w:sz w:val="24"/>
          <w:szCs w:val="24"/>
          <w:lang w:val="es-MX"/>
          <w:rPrChange w:id="116" w:author="nohemi fabiola serrano aguilar" w:date="2026-10-31T01:46:00Z" w16du:dateUtc="2026-10-31T01:46:00Z">
            <w:rPr>
              <w:ins w:id="117" w:author="nohemi fabiola serrano aguilar" w:date="2026-10-30T23:17:00Z" w16du:dateUtc="2026-10-30T23:17:00Z"/>
              <w:rFonts w:ascii="Calibri" w:eastAsia="Times New Roman" w:hAnsi="Calibri" w:cs="Calibri"/>
              <w:lang w:val="es-MX"/>
            </w:rPr>
          </w:rPrChange>
        </w:rPr>
        <w:pPrChange w:id="118" w:author="nohemi fabiola serrano aguilar" w:date="2026-10-31T01:44:00Z" w16du:dateUtc="2026-10-31T01:44:00Z">
          <w:pPr>
            <w:pStyle w:val="ListParagraph"/>
            <w:numPr>
              <w:numId w:val="2"/>
            </w:numPr>
            <w:ind w:hanging="360"/>
          </w:pPr>
        </w:pPrChange>
      </w:pPr>
      <w:ins w:id="119" w:author="nohemi fabiola serrano aguilar" w:date="2026-10-30T22:19:00Z" w16du:dateUtc="2026-10-30T22:19:00Z">
        <w:r w:rsidRPr="008C4A39">
          <w:rPr>
            <w:rFonts w:ascii="Calibri" w:eastAsia="Times New Roman" w:hAnsi="Calibri" w:cs="Calibri"/>
            <w:b/>
            <w:bCs/>
            <w:sz w:val="24"/>
            <w:szCs w:val="24"/>
            <w:lang w:val="es-MX"/>
            <w:rPrChange w:id="120" w:author="nohemi fabiola serrano aguilar" w:date="2026-10-31T01:46:00Z" w16du:dateUtc="2026-10-31T01:46:00Z">
              <w:rPr>
                <w:rFonts w:ascii="Calibri" w:eastAsia="Times New Roman" w:hAnsi="Calibri" w:cs="Calibri"/>
                <w:lang w:val="es-MX"/>
              </w:rPr>
            </w:rPrChange>
          </w:rPr>
          <w:t>MonthlyIncome</w:t>
        </w:r>
      </w:ins>
      <w:ins w:id="121" w:author="nohemi fabiola serrano aguilar" w:date="2026-10-30T22:20:00Z" w16du:dateUtc="2026-10-30T22:20:00Z">
        <w:r w:rsidRPr="008C4A39">
          <w:rPr>
            <w:rFonts w:ascii="Calibri" w:eastAsia="Times New Roman" w:hAnsi="Calibri" w:cs="Calibri"/>
            <w:b/>
            <w:bCs/>
            <w:sz w:val="24"/>
            <w:szCs w:val="24"/>
            <w:lang w:val="es-MX"/>
            <w:rPrChange w:id="122" w:author="nohemi fabiola serrano aguilar" w:date="2026-10-31T01:46:00Z" w16du:dateUtc="2026-10-31T01:46:00Z">
              <w:rPr>
                <w:rFonts w:ascii="Calibri" w:eastAsia="Times New Roman" w:hAnsi="Calibri" w:cs="Calibri"/>
                <w:lang w:val="es-MX"/>
              </w:rPr>
            </w:rPrChange>
          </w:rPr>
          <w:t>.</w:t>
        </w:r>
        <w:r w:rsidRPr="008C4A39">
          <w:rPr>
            <w:rFonts w:ascii="Calibri" w:eastAsia="Times New Roman" w:hAnsi="Calibri" w:cs="Calibri"/>
            <w:sz w:val="24"/>
            <w:szCs w:val="24"/>
            <w:lang w:val="es-MX"/>
            <w:rPrChange w:id="123" w:author="nohemi fabiola serrano aguilar" w:date="2026-10-31T01:46:00Z" w16du:dateUtc="2026-10-31T01:46:00Z">
              <w:rPr>
                <w:rFonts w:ascii="Calibri" w:eastAsia="Times New Roman" w:hAnsi="Calibri" w:cs="Calibri"/>
                <w:lang w:val="es-MX"/>
              </w:rPr>
            </w:rPrChange>
          </w:rPr>
          <w:t xml:space="preserve"> Mide la compensacion mensual pagada a cada enmpleado en USD. Esta variable sirve como linea de base financiera para nue</w:t>
        </w:r>
      </w:ins>
      <w:ins w:id="124" w:author="nohemi fabiola serrano aguilar" w:date="2026-10-30T22:21:00Z" w16du:dateUtc="2026-10-30T22:21:00Z">
        <w:r w:rsidRPr="008C4A39">
          <w:rPr>
            <w:rFonts w:ascii="Calibri" w:eastAsia="Times New Roman" w:hAnsi="Calibri" w:cs="Calibri"/>
            <w:sz w:val="24"/>
            <w:szCs w:val="24"/>
            <w:lang w:val="es-MX"/>
            <w:rPrChange w:id="125" w:author="nohemi fabiola serrano aguilar" w:date="2026-10-31T01:46:00Z" w16du:dateUtc="2026-10-31T01:46:00Z">
              <w:rPr>
                <w:rFonts w:ascii="Calibri" w:eastAsia="Times New Roman" w:hAnsi="Calibri" w:cs="Calibri"/>
                <w:lang w:val="es-MX"/>
              </w:rPr>
            </w:rPrChange>
          </w:rPr>
          <w:t>stros modelos estructurales de retencion.</w:t>
        </w:r>
      </w:ins>
    </w:p>
    <w:p w14:paraId="6AF7864F" w14:textId="77777777" w:rsidR="00645BBB" w:rsidRPr="008C4A39" w:rsidRDefault="00645BBB">
      <w:pPr>
        <w:pStyle w:val="ListParagraph"/>
        <w:jc w:val="both"/>
        <w:rPr>
          <w:ins w:id="126" w:author="nohemi fabiola serrano aguilar" w:date="2026-10-30T23:17:00Z" w16du:dateUtc="2026-10-30T23:17:00Z"/>
          <w:rFonts w:ascii="Calibri" w:eastAsia="Times New Roman" w:hAnsi="Calibri" w:cs="Calibri"/>
          <w:sz w:val="24"/>
          <w:szCs w:val="24"/>
          <w:lang w:val="es-MX"/>
          <w:rPrChange w:id="127" w:author="nohemi fabiola serrano aguilar" w:date="2026-10-31T01:46:00Z" w16du:dateUtc="2026-10-31T01:46:00Z">
            <w:rPr>
              <w:ins w:id="128" w:author="nohemi fabiola serrano aguilar" w:date="2026-10-30T23:17:00Z" w16du:dateUtc="2026-10-30T23:17:00Z"/>
              <w:rFonts w:ascii="Calibri" w:eastAsia="Times New Roman" w:hAnsi="Calibri" w:cs="Calibri"/>
              <w:lang w:val="es-MX"/>
            </w:rPr>
          </w:rPrChange>
        </w:rPr>
        <w:pPrChange w:id="129" w:author="nohemi fabiola serrano aguilar" w:date="2026-10-31T01:44:00Z" w16du:dateUtc="2026-10-31T01:44:00Z">
          <w:pPr>
            <w:pStyle w:val="ListParagraph"/>
            <w:numPr>
              <w:numId w:val="2"/>
            </w:numPr>
            <w:ind w:hanging="360"/>
          </w:pPr>
        </w:pPrChange>
      </w:pPr>
    </w:p>
    <w:p w14:paraId="33A690AA" w14:textId="29137836" w:rsidR="00645BBB" w:rsidRPr="008C4A39" w:rsidRDefault="005C04DB">
      <w:pPr>
        <w:pStyle w:val="ListParagraph"/>
        <w:numPr>
          <w:ilvl w:val="0"/>
          <w:numId w:val="2"/>
        </w:numPr>
        <w:jc w:val="both"/>
        <w:rPr>
          <w:ins w:id="130" w:author="nohemi fabiola serrano aguilar" w:date="2026-10-30T23:17:00Z" w16du:dateUtc="2026-10-30T23:17:00Z"/>
          <w:rFonts w:ascii="Calibri" w:eastAsia="Times New Roman" w:hAnsi="Calibri" w:cs="Calibri"/>
          <w:sz w:val="24"/>
          <w:szCs w:val="24"/>
          <w:lang w:val="es-MX"/>
          <w:rPrChange w:id="131" w:author="nohemi fabiola serrano aguilar" w:date="2026-10-31T01:46:00Z" w16du:dateUtc="2026-10-31T01:46:00Z">
            <w:rPr>
              <w:ins w:id="132" w:author="nohemi fabiola serrano aguilar" w:date="2026-10-30T23:17:00Z" w16du:dateUtc="2026-10-30T23:17:00Z"/>
              <w:rFonts w:eastAsia="Times New Roman"/>
              <w:lang w:val="es-MX"/>
            </w:rPr>
          </w:rPrChange>
        </w:rPr>
        <w:pPrChange w:id="133" w:author="nohemi fabiola serrano aguilar" w:date="2026-10-31T01:44:00Z" w16du:dateUtc="2026-10-31T01:44:00Z">
          <w:pPr>
            <w:pStyle w:val="ListParagraph"/>
            <w:numPr>
              <w:numId w:val="2"/>
            </w:numPr>
            <w:ind w:hanging="360"/>
          </w:pPr>
        </w:pPrChange>
      </w:pPr>
      <w:ins w:id="134" w:author="nohemi fabiola serrano aguilar" w:date="2026-10-30T22:25:00Z" w16du:dateUtc="2026-10-30T22:25:00Z">
        <w:r w:rsidRPr="008C4A39">
          <w:rPr>
            <w:rFonts w:ascii="Calibri" w:eastAsia="Times New Roman" w:hAnsi="Calibri" w:cs="Calibri"/>
            <w:b/>
            <w:bCs/>
            <w:sz w:val="24"/>
            <w:szCs w:val="24"/>
            <w:lang w:val="es-MX"/>
            <w:rPrChange w:id="135" w:author="nohemi fabiola serrano aguilar" w:date="2026-10-31T01:46:00Z" w16du:dateUtc="2026-10-31T01:46:00Z">
              <w:rPr>
                <w:rFonts w:eastAsia="Times New Roman"/>
                <w:lang w:val="es-MX"/>
              </w:rPr>
            </w:rPrChange>
          </w:rPr>
          <w:t>Age.</w:t>
        </w:r>
        <w:r w:rsidRPr="008C4A39">
          <w:rPr>
            <w:rFonts w:ascii="Calibri" w:eastAsia="Times New Roman" w:hAnsi="Calibri" w:cs="Calibri"/>
            <w:sz w:val="24"/>
            <w:szCs w:val="24"/>
            <w:lang w:val="es-MX"/>
            <w:rPrChange w:id="136" w:author="nohemi fabiola serrano aguilar" w:date="2026-10-31T01:46:00Z" w16du:dateUtc="2026-10-31T01:46:00Z">
              <w:rPr>
                <w:rFonts w:eastAsia="Times New Roman"/>
                <w:lang w:val="es-MX"/>
              </w:rPr>
            </w:rPrChange>
          </w:rPr>
          <w:t xml:space="preserve"> Indica la edad registrada en ano</w:t>
        </w:r>
      </w:ins>
      <w:ins w:id="137" w:author="nohemi fabiola serrano aguilar" w:date="2026-10-30T22:27:00Z" w16du:dateUtc="2026-10-30T22:27:00Z">
        <w:r w:rsidRPr="008C4A39">
          <w:rPr>
            <w:rFonts w:ascii="Calibri" w:eastAsia="Times New Roman" w:hAnsi="Calibri" w:cs="Calibri"/>
            <w:sz w:val="24"/>
            <w:szCs w:val="24"/>
            <w:lang w:val="es-MX"/>
            <w:rPrChange w:id="138" w:author="nohemi fabiola serrano aguilar" w:date="2026-10-31T01:46:00Z" w16du:dateUtc="2026-10-31T01:46:00Z">
              <w:rPr>
                <w:rFonts w:eastAsia="Times New Roman"/>
                <w:lang w:val="es-MX"/>
              </w:rPr>
            </w:rPrChange>
          </w:rPr>
          <w:t xml:space="preserve">s de cada empleado y nos ayudara a identificar la estabilidad profesional </w:t>
        </w:r>
      </w:ins>
      <w:ins w:id="139" w:author="nohemi fabiola serrano aguilar" w:date="2026-10-30T22:28:00Z" w16du:dateUtc="2026-10-30T22:28:00Z">
        <w:r w:rsidRPr="008C4A39">
          <w:rPr>
            <w:rFonts w:ascii="Calibri" w:eastAsia="Times New Roman" w:hAnsi="Calibri" w:cs="Calibri"/>
            <w:sz w:val="24"/>
            <w:szCs w:val="24"/>
            <w:lang w:val="es-MX"/>
            <w:rPrChange w:id="140" w:author="nohemi fabiola serrano aguilar" w:date="2026-10-31T01:46:00Z" w16du:dateUtc="2026-10-31T01:46:00Z">
              <w:rPr>
                <w:rFonts w:eastAsia="Times New Roman"/>
                <w:lang w:val="es-MX"/>
              </w:rPr>
            </w:rPrChange>
          </w:rPr>
          <w:t>dentro de la organizacion</w:t>
        </w:r>
      </w:ins>
      <w:ins w:id="141" w:author="nohemi fabiola serrano aguilar" w:date="2026-10-30T23:16:00Z" w16du:dateUtc="2026-10-30T23:16:00Z">
        <w:r w:rsidR="00645BBB" w:rsidRPr="008C4A39">
          <w:rPr>
            <w:rFonts w:ascii="Calibri" w:eastAsia="Times New Roman" w:hAnsi="Calibri" w:cs="Calibri"/>
            <w:sz w:val="24"/>
            <w:szCs w:val="24"/>
            <w:lang w:val="es-MX"/>
            <w:rPrChange w:id="142" w:author="nohemi fabiola serrano aguilar" w:date="2026-10-31T01:46:00Z" w16du:dateUtc="2026-10-31T01:46:00Z">
              <w:rPr>
                <w:rFonts w:eastAsia="Times New Roman"/>
                <w:lang w:val="es-MX"/>
              </w:rPr>
            </w:rPrChange>
          </w:rPr>
          <w:t>.</w:t>
        </w:r>
      </w:ins>
    </w:p>
    <w:p w14:paraId="18088C39" w14:textId="77777777" w:rsidR="00645BBB" w:rsidRPr="008C4A39" w:rsidRDefault="00645BBB">
      <w:pPr>
        <w:pStyle w:val="ListParagraph"/>
        <w:jc w:val="both"/>
        <w:rPr>
          <w:ins w:id="143" w:author="nohemi fabiola serrano aguilar" w:date="2026-10-30T23:17:00Z" w16du:dateUtc="2026-10-30T23:17:00Z"/>
          <w:rFonts w:ascii="Calibri" w:eastAsia="Times New Roman" w:hAnsi="Calibri" w:cs="Calibri"/>
          <w:sz w:val="24"/>
          <w:szCs w:val="24"/>
          <w:lang w:val="es-MX"/>
          <w:rPrChange w:id="144" w:author="nohemi fabiola serrano aguilar" w:date="2026-10-31T01:46:00Z" w16du:dateUtc="2026-10-31T01:46:00Z">
            <w:rPr>
              <w:ins w:id="145" w:author="nohemi fabiola serrano aguilar" w:date="2026-10-30T23:17:00Z" w16du:dateUtc="2026-10-30T23:17:00Z"/>
              <w:rFonts w:eastAsia="Times New Roman"/>
              <w:lang w:val="es-MX"/>
            </w:rPr>
          </w:rPrChange>
        </w:rPr>
        <w:pPrChange w:id="146" w:author="nohemi fabiola serrano aguilar" w:date="2026-10-31T01:44:00Z" w16du:dateUtc="2026-10-31T01:44:00Z">
          <w:pPr>
            <w:pStyle w:val="ListParagraph"/>
            <w:numPr>
              <w:numId w:val="2"/>
            </w:numPr>
            <w:ind w:hanging="360"/>
          </w:pPr>
        </w:pPrChange>
      </w:pPr>
    </w:p>
    <w:p w14:paraId="6ACE731C" w14:textId="7421116E" w:rsidR="005C04DB" w:rsidRPr="008C4A39" w:rsidRDefault="005C04DB">
      <w:pPr>
        <w:pStyle w:val="ListParagraph"/>
        <w:numPr>
          <w:ilvl w:val="0"/>
          <w:numId w:val="2"/>
        </w:numPr>
        <w:jc w:val="both"/>
        <w:rPr>
          <w:ins w:id="147" w:author="nohemi fabiola serrano aguilar" w:date="2026-10-30T23:16:00Z" w16du:dateUtc="2026-10-30T23:16:00Z"/>
          <w:rFonts w:ascii="Calibri" w:eastAsia="Times New Roman" w:hAnsi="Calibri" w:cs="Calibri"/>
          <w:sz w:val="24"/>
          <w:szCs w:val="24"/>
          <w:lang w:val="es-MX"/>
          <w:rPrChange w:id="148" w:author="nohemi fabiola serrano aguilar" w:date="2026-10-31T01:46:00Z" w16du:dateUtc="2026-10-31T01:46:00Z">
            <w:rPr>
              <w:ins w:id="149" w:author="nohemi fabiola serrano aguilar" w:date="2026-10-30T23:16:00Z" w16du:dateUtc="2026-10-30T23:16:00Z"/>
              <w:rFonts w:ascii="Calibri" w:eastAsia="Times New Roman" w:hAnsi="Calibri" w:cs="Calibri"/>
              <w:lang w:val="es-MX"/>
            </w:rPr>
          </w:rPrChange>
        </w:rPr>
        <w:pPrChange w:id="150" w:author="nohemi fabiola serrano aguilar" w:date="2026-10-31T01:44:00Z" w16du:dateUtc="2026-10-31T01:44:00Z">
          <w:pPr>
            <w:pStyle w:val="ListParagraph"/>
            <w:numPr>
              <w:numId w:val="2"/>
            </w:numPr>
            <w:ind w:hanging="360"/>
          </w:pPr>
        </w:pPrChange>
      </w:pPr>
      <w:ins w:id="151" w:author="nohemi fabiola serrano aguilar" w:date="2026-10-30T22:28:00Z" w16du:dateUtc="2026-10-30T22:28:00Z">
        <w:r w:rsidRPr="008C4A39">
          <w:rPr>
            <w:rFonts w:ascii="Calibri" w:eastAsia="Times New Roman" w:hAnsi="Calibri" w:cs="Calibri"/>
            <w:b/>
            <w:bCs/>
            <w:sz w:val="24"/>
            <w:szCs w:val="24"/>
            <w:lang w:val="es-MX"/>
            <w:rPrChange w:id="152" w:author="nohemi fabiola serrano aguilar" w:date="2026-10-31T01:46:00Z" w16du:dateUtc="2026-10-31T01:46:00Z">
              <w:rPr>
                <w:rFonts w:ascii="Calibri" w:eastAsia="Times New Roman" w:hAnsi="Calibri" w:cs="Calibri"/>
                <w:lang w:val="es-MX"/>
              </w:rPr>
            </w:rPrChange>
          </w:rPr>
          <w:t>TrainingTimesLastYear.</w:t>
        </w:r>
        <w:r w:rsidRPr="008C4A39">
          <w:rPr>
            <w:rFonts w:ascii="Calibri" w:eastAsia="Times New Roman" w:hAnsi="Calibri" w:cs="Calibri"/>
            <w:sz w:val="24"/>
            <w:szCs w:val="24"/>
            <w:lang w:val="es-MX"/>
            <w:rPrChange w:id="153" w:author="nohemi fabiola serrano aguilar" w:date="2026-10-31T01:46:00Z" w16du:dateUtc="2026-10-31T01:46:00Z">
              <w:rPr>
                <w:rFonts w:ascii="Calibri" w:eastAsia="Times New Roman" w:hAnsi="Calibri" w:cs="Calibri"/>
                <w:lang w:val="es-MX"/>
              </w:rPr>
            </w:rPrChange>
          </w:rPr>
          <w:t xml:space="preserve"> </w:t>
        </w:r>
        <w:r w:rsidR="00AE16A3" w:rsidRPr="008C4A39">
          <w:rPr>
            <w:rFonts w:ascii="Calibri" w:eastAsia="Times New Roman" w:hAnsi="Calibri" w:cs="Calibri"/>
            <w:sz w:val="24"/>
            <w:szCs w:val="24"/>
            <w:lang w:val="es-MX"/>
            <w:rPrChange w:id="154" w:author="nohemi fabiola serrano aguilar" w:date="2026-10-31T01:46:00Z" w16du:dateUtc="2026-10-31T01:46:00Z">
              <w:rPr>
                <w:rFonts w:ascii="Calibri" w:eastAsia="Times New Roman" w:hAnsi="Calibri" w:cs="Calibri"/>
                <w:lang w:val="es-MX"/>
              </w:rPr>
            </w:rPrChange>
          </w:rPr>
          <w:t xml:space="preserve">Esta variable es un recuento discreto que captura la frecuencia exacta de los cursos </w:t>
        </w:r>
      </w:ins>
      <w:ins w:id="155" w:author="nohemi fabiola serrano aguilar" w:date="2026-10-30T22:29:00Z" w16du:dateUtc="2026-10-30T22:29:00Z">
        <w:r w:rsidR="00AE16A3" w:rsidRPr="008C4A39">
          <w:rPr>
            <w:rFonts w:ascii="Calibri" w:eastAsia="Times New Roman" w:hAnsi="Calibri" w:cs="Calibri"/>
            <w:sz w:val="24"/>
            <w:szCs w:val="24"/>
            <w:lang w:val="es-MX"/>
            <w:rPrChange w:id="156" w:author="nohemi fabiola serrano aguilar" w:date="2026-10-31T01:46:00Z" w16du:dateUtc="2026-10-31T01:46:00Z">
              <w:rPr>
                <w:rFonts w:ascii="Calibri" w:eastAsia="Times New Roman" w:hAnsi="Calibri" w:cs="Calibri"/>
                <w:lang w:val="es-MX"/>
              </w:rPr>
            </w:rPrChange>
          </w:rPr>
          <w:t>de capacitacion asistidos por el personal.</w:t>
        </w:r>
      </w:ins>
    </w:p>
    <w:p w14:paraId="1D1EDA07" w14:textId="77777777" w:rsidR="00645BBB" w:rsidRPr="008C4A39" w:rsidRDefault="00645BBB">
      <w:pPr>
        <w:pStyle w:val="ListParagraph"/>
        <w:jc w:val="both"/>
        <w:rPr>
          <w:ins w:id="157" w:author="nohemi fabiola serrano aguilar" w:date="2026-10-30T22:29:00Z" w16du:dateUtc="2026-10-30T22:29:00Z"/>
          <w:rFonts w:ascii="Calibri" w:eastAsia="Times New Roman" w:hAnsi="Calibri" w:cs="Calibri"/>
          <w:sz w:val="24"/>
          <w:szCs w:val="24"/>
          <w:lang w:val="es-MX"/>
          <w:rPrChange w:id="158" w:author="nohemi fabiola serrano aguilar" w:date="2026-10-31T01:46:00Z" w16du:dateUtc="2026-10-31T01:46:00Z">
            <w:rPr>
              <w:ins w:id="159" w:author="nohemi fabiola serrano aguilar" w:date="2026-10-30T22:29:00Z" w16du:dateUtc="2026-10-30T22:29:00Z"/>
              <w:rFonts w:ascii="Calibri" w:eastAsia="Times New Roman" w:hAnsi="Calibri" w:cs="Calibri"/>
              <w:lang w:val="es-MX"/>
            </w:rPr>
          </w:rPrChange>
        </w:rPr>
        <w:pPrChange w:id="160" w:author="nohemi fabiola serrano aguilar" w:date="2026-10-31T01:44:00Z" w16du:dateUtc="2026-10-31T01:44:00Z">
          <w:pPr>
            <w:pStyle w:val="ListParagraph"/>
            <w:numPr>
              <w:numId w:val="2"/>
            </w:numPr>
            <w:ind w:hanging="360"/>
          </w:pPr>
        </w:pPrChange>
      </w:pPr>
    </w:p>
    <w:p w14:paraId="0679DA81" w14:textId="619AC19E" w:rsidR="00AE16A3" w:rsidRPr="008C4A39" w:rsidRDefault="00AE16A3">
      <w:pPr>
        <w:pStyle w:val="ListParagraph"/>
        <w:numPr>
          <w:ilvl w:val="0"/>
          <w:numId w:val="2"/>
        </w:numPr>
        <w:jc w:val="both"/>
        <w:rPr>
          <w:ins w:id="161" w:author="nohemi fabiola serrano aguilar" w:date="2026-10-30T23:17:00Z" w16du:dateUtc="2026-10-30T23:17:00Z"/>
          <w:rFonts w:ascii="Calibri" w:eastAsia="Times New Roman" w:hAnsi="Calibri" w:cs="Calibri"/>
          <w:sz w:val="24"/>
          <w:szCs w:val="24"/>
          <w:lang w:val="es-MX"/>
          <w:rPrChange w:id="162" w:author="nohemi fabiola serrano aguilar" w:date="2026-10-31T01:46:00Z" w16du:dateUtc="2026-10-31T01:46:00Z">
            <w:rPr>
              <w:ins w:id="163" w:author="nohemi fabiola serrano aguilar" w:date="2026-10-30T23:17:00Z" w16du:dateUtc="2026-10-30T23:17:00Z"/>
              <w:rFonts w:ascii="Calibri" w:eastAsia="Times New Roman" w:hAnsi="Calibri" w:cs="Calibri"/>
              <w:lang w:val="es-MX"/>
            </w:rPr>
          </w:rPrChange>
        </w:rPr>
        <w:pPrChange w:id="164" w:author="nohemi fabiola serrano aguilar" w:date="2026-10-31T01:44:00Z" w16du:dateUtc="2026-10-31T01:44:00Z">
          <w:pPr>
            <w:pStyle w:val="ListParagraph"/>
            <w:numPr>
              <w:numId w:val="2"/>
            </w:numPr>
            <w:ind w:hanging="360"/>
          </w:pPr>
        </w:pPrChange>
      </w:pPr>
      <w:ins w:id="165" w:author="nohemi fabiola serrano aguilar" w:date="2026-10-30T22:29:00Z" w16du:dateUtc="2026-10-30T22:29:00Z">
        <w:r w:rsidRPr="008C4A39">
          <w:rPr>
            <w:rFonts w:ascii="Calibri" w:eastAsia="Times New Roman" w:hAnsi="Calibri" w:cs="Calibri"/>
            <w:b/>
            <w:bCs/>
            <w:sz w:val="24"/>
            <w:szCs w:val="24"/>
            <w:lang w:val="es-MX"/>
            <w:rPrChange w:id="166" w:author="nohemi fabiola serrano aguilar" w:date="2026-10-31T01:46:00Z" w16du:dateUtc="2026-10-31T01:46:00Z">
              <w:rPr>
                <w:rFonts w:ascii="Calibri" w:eastAsia="Times New Roman" w:hAnsi="Calibri" w:cs="Calibri"/>
                <w:lang w:val="es-MX"/>
              </w:rPr>
            </w:rPrChange>
          </w:rPr>
          <w:t>Attrition.</w:t>
        </w:r>
        <w:r w:rsidRPr="008C4A39">
          <w:rPr>
            <w:rFonts w:ascii="Calibri" w:eastAsia="Times New Roman" w:hAnsi="Calibri" w:cs="Calibri"/>
            <w:sz w:val="24"/>
            <w:szCs w:val="24"/>
            <w:lang w:val="es-MX"/>
            <w:rPrChange w:id="167" w:author="nohemi fabiola serrano aguilar" w:date="2026-10-31T01:46:00Z" w16du:dateUtc="2026-10-31T01:46:00Z">
              <w:rPr>
                <w:rFonts w:ascii="Calibri" w:eastAsia="Times New Roman" w:hAnsi="Calibri" w:cs="Calibri"/>
                <w:lang w:val="es-MX"/>
              </w:rPr>
            </w:rPrChange>
          </w:rPr>
          <w:t xml:space="preserve"> E</w:t>
        </w:r>
      </w:ins>
      <w:ins w:id="168" w:author="nohemi fabiola serrano aguilar" w:date="2026-10-30T22:32:00Z" w16du:dateUtc="2026-10-30T22:32:00Z">
        <w:r w:rsidRPr="008C4A39">
          <w:rPr>
            <w:rFonts w:ascii="Calibri" w:eastAsia="Times New Roman" w:hAnsi="Calibri" w:cs="Calibri"/>
            <w:sz w:val="24"/>
            <w:szCs w:val="24"/>
            <w:lang w:val="es-MX"/>
            <w:rPrChange w:id="169" w:author="nohemi fabiola serrano aguilar" w:date="2026-10-31T01:46:00Z" w16du:dateUtc="2026-10-31T01:46:00Z">
              <w:rPr>
                <w:rFonts w:ascii="Calibri" w:eastAsia="Times New Roman" w:hAnsi="Calibri" w:cs="Calibri"/>
                <w:lang w:val="es-MX"/>
              </w:rPr>
            </w:rPrChange>
          </w:rPr>
          <w:t xml:space="preserve">s la variable </w:t>
        </w:r>
      </w:ins>
      <w:ins w:id="170" w:author="nohemi fabiola serrano aguilar" w:date="2026-10-30T22:29:00Z" w16du:dateUtc="2026-10-30T22:29:00Z">
        <w:r w:rsidRPr="008C4A39">
          <w:rPr>
            <w:rFonts w:ascii="Calibri" w:eastAsia="Times New Roman" w:hAnsi="Calibri" w:cs="Calibri"/>
            <w:sz w:val="24"/>
            <w:szCs w:val="24"/>
            <w:lang w:val="es-MX"/>
            <w:rPrChange w:id="171" w:author="nohemi fabiola serrano aguilar" w:date="2026-10-31T01:46:00Z" w16du:dateUtc="2026-10-31T01:46:00Z">
              <w:rPr>
                <w:rFonts w:ascii="Calibri" w:eastAsia="Times New Roman" w:hAnsi="Calibri" w:cs="Calibri"/>
                <w:lang w:val="es-MX"/>
              </w:rPr>
            </w:rPrChange>
          </w:rPr>
          <w:t>dependiente principal de este estudio</w:t>
        </w:r>
      </w:ins>
      <w:ins w:id="172" w:author="nohemi fabiola serrano aguilar" w:date="2026-10-30T22:30:00Z" w16du:dateUtc="2026-10-30T22:30:00Z">
        <w:r w:rsidRPr="008C4A39">
          <w:rPr>
            <w:rFonts w:ascii="Calibri" w:eastAsia="Times New Roman" w:hAnsi="Calibri" w:cs="Calibri"/>
            <w:sz w:val="24"/>
            <w:szCs w:val="24"/>
            <w:lang w:val="es-MX"/>
            <w:rPrChange w:id="173" w:author="nohemi fabiola serrano aguilar" w:date="2026-10-31T01:46:00Z" w16du:dateUtc="2026-10-31T01:46:00Z">
              <w:rPr>
                <w:rFonts w:ascii="Calibri" w:eastAsia="Times New Roman" w:hAnsi="Calibri" w:cs="Calibri"/>
                <w:lang w:val="es-MX"/>
              </w:rPr>
            </w:rPrChange>
          </w:rPr>
          <w:t xml:space="preserve">, rastrea si </w:t>
        </w:r>
      </w:ins>
      <w:ins w:id="174" w:author="nohemi fabiola serrano aguilar" w:date="2026-10-30T22:32:00Z" w16du:dateUtc="2026-10-30T22:32:00Z">
        <w:r w:rsidRPr="008C4A39">
          <w:rPr>
            <w:rFonts w:ascii="Calibri" w:eastAsia="Times New Roman" w:hAnsi="Calibri" w:cs="Calibri"/>
            <w:sz w:val="24"/>
            <w:szCs w:val="24"/>
            <w:lang w:val="es-MX"/>
            <w:rPrChange w:id="175" w:author="nohemi fabiola serrano aguilar" w:date="2026-10-31T01:46:00Z" w16du:dateUtc="2026-10-31T01:46:00Z">
              <w:rPr>
                <w:rFonts w:ascii="Calibri" w:eastAsia="Times New Roman" w:hAnsi="Calibri" w:cs="Calibri"/>
                <w:lang w:val="es-MX"/>
              </w:rPr>
            </w:rPrChange>
          </w:rPr>
          <w:t>el empleado</w:t>
        </w:r>
      </w:ins>
      <w:ins w:id="176" w:author="nohemi fabiola serrano aguilar" w:date="2026-10-30T22:33:00Z" w16du:dateUtc="2026-10-30T22:33:00Z">
        <w:r w:rsidRPr="008C4A39">
          <w:rPr>
            <w:rFonts w:ascii="Calibri" w:eastAsia="Times New Roman" w:hAnsi="Calibri" w:cs="Calibri"/>
            <w:sz w:val="24"/>
            <w:szCs w:val="24"/>
            <w:lang w:val="es-MX"/>
            <w:rPrChange w:id="177" w:author="nohemi fabiola serrano aguilar" w:date="2026-10-31T01:46:00Z" w16du:dateUtc="2026-10-31T01:46:00Z">
              <w:rPr>
                <w:rFonts w:ascii="Calibri" w:eastAsia="Times New Roman" w:hAnsi="Calibri" w:cs="Calibri"/>
                <w:lang w:val="es-MX"/>
              </w:rPr>
            </w:rPrChange>
          </w:rPr>
          <w:t xml:space="preserve"> se ha separado de la empresa o permanece activo.</w:t>
        </w:r>
      </w:ins>
    </w:p>
    <w:p w14:paraId="5BC9F357" w14:textId="77777777" w:rsidR="00645BBB" w:rsidRPr="008C4A39" w:rsidRDefault="00645BBB">
      <w:pPr>
        <w:pStyle w:val="ListParagraph"/>
        <w:jc w:val="both"/>
        <w:rPr>
          <w:ins w:id="178" w:author="nohemi fabiola serrano aguilar" w:date="2026-10-30T22:33:00Z" w16du:dateUtc="2026-10-30T22:33:00Z"/>
          <w:rFonts w:ascii="Calibri" w:eastAsia="Times New Roman" w:hAnsi="Calibri" w:cs="Calibri"/>
          <w:b/>
          <w:bCs/>
          <w:sz w:val="24"/>
          <w:szCs w:val="24"/>
          <w:lang w:val="es-MX"/>
          <w:rPrChange w:id="179" w:author="nohemi fabiola serrano aguilar" w:date="2026-10-31T01:46:00Z" w16du:dateUtc="2026-10-31T01:46:00Z">
            <w:rPr>
              <w:ins w:id="180" w:author="nohemi fabiola serrano aguilar" w:date="2026-10-30T22:33:00Z" w16du:dateUtc="2026-10-30T22:33:00Z"/>
              <w:rFonts w:ascii="Calibri" w:eastAsia="Times New Roman" w:hAnsi="Calibri" w:cs="Calibri"/>
              <w:lang w:val="es-MX"/>
            </w:rPr>
          </w:rPrChange>
        </w:rPr>
        <w:pPrChange w:id="181" w:author="nohemi fabiola serrano aguilar" w:date="2026-10-31T01:44:00Z" w16du:dateUtc="2026-10-31T01:44:00Z">
          <w:pPr>
            <w:pStyle w:val="ListParagraph"/>
            <w:numPr>
              <w:numId w:val="2"/>
            </w:numPr>
            <w:ind w:hanging="360"/>
          </w:pPr>
        </w:pPrChange>
      </w:pPr>
    </w:p>
    <w:p w14:paraId="739065B3" w14:textId="475FB502" w:rsidR="00AE16A3" w:rsidRPr="008C4A39" w:rsidRDefault="00AE16A3">
      <w:pPr>
        <w:pStyle w:val="ListParagraph"/>
        <w:numPr>
          <w:ilvl w:val="0"/>
          <w:numId w:val="2"/>
        </w:numPr>
        <w:jc w:val="both"/>
        <w:rPr>
          <w:ins w:id="182" w:author="nohemi fabiola serrano aguilar" w:date="2026-10-30T23:17:00Z" w16du:dateUtc="2026-10-30T23:17:00Z"/>
          <w:rFonts w:ascii="Calibri" w:eastAsia="Times New Roman" w:hAnsi="Calibri" w:cs="Calibri"/>
          <w:sz w:val="24"/>
          <w:szCs w:val="24"/>
          <w:lang w:val="es-MX"/>
          <w:rPrChange w:id="183" w:author="nohemi fabiola serrano aguilar" w:date="2026-10-31T01:46:00Z" w16du:dateUtc="2026-10-31T01:46:00Z">
            <w:rPr>
              <w:ins w:id="184" w:author="nohemi fabiola serrano aguilar" w:date="2026-10-30T23:17:00Z" w16du:dateUtc="2026-10-30T23:17:00Z"/>
              <w:rFonts w:ascii="Calibri" w:eastAsia="Times New Roman" w:hAnsi="Calibri" w:cs="Calibri"/>
              <w:lang w:val="es-MX"/>
            </w:rPr>
          </w:rPrChange>
        </w:rPr>
        <w:pPrChange w:id="185" w:author="nohemi fabiola serrano aguilar" w:date="2026-10-31T01:44:00Z" w16du:dateUtc="2026-10-31T01:44:00Z">
          <w:pPr>
            <w:pStyle w:val="ListParagraph"/>
            <w:numPr>
              <w:numId w:val="2"/>
            </w:numPr>
            <w:ind w:hanging="360"/>
          </w:pPr>
        </w:pPrChange>
      </w:pPr>
      <w:ins w:id="186" w:author="nohemi fabiola serrano aguilar" w:date="2026-10-30T22:33:00Z" w16du:dateUtc="2026-10-30T22:33:00Z">
        <w:r w:rsidRPr="008C4A39">
          <w:rPr>
            <w:rFonts w:ascii="Calibri" w:eastAsia="Times New Roman" w:hAnsi="Calibri" w:cs="Calibri"/>
            <w:b/>
            <w:bCs/>
            <w:sz w:val="24"/>
            <w:szCs w:val="24"/>
            <w:lang w:val="es-MX"/>
            <w:rPrChange w:id="187" w:author="nohemi fabiola serrano aguilar" w:date="2026-10-31T01:46:00Z" w16du:dateUtc="2026-10-31T01:46:00Z">
              <w:rPr>
                <w:rFonts w:ascii="Calibri" w:eastAsia="Times New Roman" w:hAnsi="Calibri" w:cs="Calibri"/>
                <w:lang w:val="es-MX"/>
              </w:rPr>
            </w:rPrChange>
          </w:rPr>
          <w:t>Department</w:t>
        </w:r>
        <w:r w:rsidRPr="008C4A39">
          <w:rPr>
            <w:rFonts w:ascii="Calibri" w:eastAsia="Times New Roman" w:hAnsi="Calibri" w:cs="Calibri"/>
            <w:sz w:val="24"/>
            <w:szCs w:val="24"/>
            <w:lang w:val="es-MX"/>
            <w:rPrChange w:id="188" w:author="nohemi fabiola serrano aguilar" w:date="2026-10-31T01:46:00Z" w16du:dateUtc="2026-10-31T01:46:00Z">
              <w:rPr>
                <w:rFonts w:ascii="Calibri" w:eastAsia="Times New Roman" w:hAnsi="Calibri" w:cs="Calibri"/>
                <w:lang w:val="es-MX"/>
              </w:rPr>
            </w:rPrChange>
          </w:rPr>
          <w:t>. C</w:t>
        </w:r>
      </w:ins>
      <w:ins w:id="189" w:author="nohemi fabiola serrano aguilar" w:date="2026-10-30T22:34:00Z" w16du:dateUtc="2026-10-30T22:34:00Z">
        <w:r w:rsidRPr="008C4A39">
          <w:rPr>
            <w:rFonts w:ascii="Calibri" w:eastAsia="Times New Roman" w:hAnsi="Calibri" w:cs="Calibri"/>
            <w:sz w:val="24"/>
            <w:szCs w:val="24"/>
            <w:lang w:val="es-MX"/>
            <w:rPrChange w:id="190" w:author="nohemi fabiola serrano aguilar" w:date="2026-10-31T01:46:00Z" w16du:dateUtc="2026-10-31T01:46:00Z">
              <w:rPr>
                <w:rFonts w:ascii="Calibri" w:eastAsia="Times New Roman" w:hAnsi="Calibri" w:cs="Calibri"/>
                <w:lang w:val="es-MX"/>
              </w:rPr>
            </w:rPrChange>
          </w:rPr>
          <w:t>lasifica la estructura de la organizac</w:t>
        </w:r>
      </w:ins>
      <w:ins w:id="191" w:author="nohemi fabiola serrano aguilar" w:date="2026-10-30T22:35:00Z" w16du:dateUtc="2026-10-30T22:35:00Z">
        <w:r w:rsidRPr="008C4A39">
          <w:rPr>
            <w:rFonts w:ascii="Calibri" w:eastAsia="Times New Roman" w:hAnsi="Calibri" w:cs="Calibri"/>
            <w:sz w:val="24"/>
            <w:szCs w:val="24"/>
            <w:lang w:val="es-MX"/>
            <w:rPrChange w:id="192" w:author="nohemi fabiola serrano aguilar" w:date="2026-10-31T01:46:00Z" w16du:dateUtc="2026-10-31T01:46:00Z">
              <w:rPr>
                <w:rFonts w:ascii="Calibri" w:eastAsia="Times New Roman" w:hAnsi="Calibri" w:cs="Calibri"/>
                <w:lang w:val="es-MX"/>
              </w:rPr>
            </w:rPrChange>
          </w:rPr>
          <w:t xml:space="preserve">ion </w:t>
        </w:r>
      </w:ins>
      <w:ins w:id="193" w:author="nohemi fabiola serrano aguilar" w:date="2026-10-30T22:36:00Z" w16du:dateUtc="2026-10-30T22:36:00Z">
        <w:r w:rsidRPr="008C4A39">
          <w:rPr>
            <w:rFonts w:ascii="Calibri" w:eastAsia="Times New Roman" w:hAnsi="Calibri" w:cs="Calibri"/>
            <w:sz w:val="24"/>
            <w:szCs w:val="24"/>
            <w:lang w:val="es-MX"/>
            <w:rPrChange w:id="194" w:author="nohemi fabiola serrano aguilar" w:date="2026-10-31T01:46:00Z" w16du:dateUtc="2026-10-31T01:46:00Z">
              <w:rPr>
                <w:rFonts w:ascii="Calibri" w:eastAsia="Times New Roman" w:hAnsi="Calibri" w:cs="Calibri"/>
                <w:lang w:val="es-MX"/>
              </w:rPr>
            </w:rPrChange>
          </w:rPr>
          <w:t>por areas del negocio, abarca Ventas, Recursos humanos e Investigacion y Desarrollo#</w:t>
        </w:r>
      </w:ins>
    </w:p>
    <w:p w14:paraId="0B78E883" w14:textId="77777777" w:rsidR="00645BBB" w:rsidRPr="008C4A39" w:rsidRDefault="00645BBB">
      <w:pPr>
        <w:pStyle w:val="ListParagraph"/>
        <w:jc w:val="both"/>
        <w:rPr>
          <w:ins w:id="195" w:author="nohemi fabiola serrano aguilar" w:date="2026-10-30T22:36:00Z" w16du:dateUtc="2026-10-30T22:36:00Z"/>
          <w:rFonts w:ascii="Calibri" w:eastAsia="Times New Roman" w:hAnsi="Calibri" w:cs="Calibri"/>
          <w:sz w:val="24"/>
          <w:szCs w:val="24"/>
          <w:lang w:val="es-MX"/>
          <w:rPrChange w:id="196" w:author="nohemi fabiola serrano aguilar" w:date="2026-10-31T01:46:00Z" w16du:dateUtc="2026-10-31T01:46:00Z">
            <w:rPr>
              <w:ins w:id="197" w:author="nohemi fabiola serrano aguilar" w:date="2026-10-30T22:36:00Z" w16du:dateUtc="2026-10-30T22:36:00Z"/>
              <w:rFonts w:ascii="Calibri" w:eastAsia="Times New Roman" w:hAnsi="Calibri" w:cs="Calibri"/>
              <w:lang w:val="es-MX"/>
            </w:rPr>
          </w:rPrChange>
        </w:rPr>
        <w:pPrChange w:id="198" w:author="nohemi fabiola serrano aguilar" w:date="2026-10-31T01:44:00Z" w16du:dateUtc="2026-10-31T01:44:00Z">
          <w:pPr>
            <w:pStyle w:val="ListParagraph"/>
            <w:numPr>
              <w:numId w:val="2"/>
            </w:numPr>
            <w:ind w:hanging="360"/>
          </w:pPr>
        </w:pPrChange>
      </w:pPr>
    </w:p>
    <w:p w14:paraId="5820C281" w14:textId="77777777" w:rsidR="00BF4771" w:rsidRPr="008C4A39" w:rsidRDefault="00AE16A3">
      <w:pPr>
        <w:pStyle w:val="ListParagraph"/>
        <w:numPr>
          <w:ilvl w:val="0"/>
          <w:numId w:val="2"/>
        </w:numPr>
        <w:jc w:val="both"/>
        <w:rPr>
          <w:ins w:id="199" w:author="nohemi fabiola serrano aguilar" w:date="2026-10-30T22:40:00Z" w16du:dateUtc="2026-10-30T22:40:00Z"/>
          <w:rFonts w:ascii="Calibri" w:eastAsia="Times New Roman" w:hAnsi="Calibri" w:cs="Calibri"/>
          <w:sz w:val="24"/>
          <w:szCs w:val="24"/>
          <w:lang w:val="es-MX"/>
          <w:rPrChange w:id="200" w:author="nohemi fabiola serrano aguilar" w:date="2026-10-31T01:46:00Z" w16du:dateUtc="2026-10-31T01:46:00Z">
            <w:rPr>
              <w:ins w:id="201" w:author="nohemi fabiola serrano aguilar" w:date="2026-10-30T22:40:00Z" w16du:dateUtc="2026-10-30T22:40:00Z"/>
              <w:rFonts w:ascii="Calibri" w:eastAsia="Times New Roman" w:hAnsi="Calibri" w:cs="Calibri"/>
              <w:lang w:val="es-MX"/>
            </w:rPr>
          </w:rPrChange>
        </w:rPr>
        <w:pPrChange w:id="202" w:author="nohemi fabiola serrano aguilar" w:date="2026-10-31T01:44:00Z" w16du:dateUtc="2026-10-31T01:44:00Z">
          <w:pPr>
            <w:pStyle w:val="ListParagraph"/>
            <w:numPr>
              <w:numId w:val="2"/>
            </w:numPr>
            <w:ind w:hanging="360"/>
          </w:pPr>
        </w:pPrChange>
      </w:pPr>
      <w:ins w:id="203" w:author="nohemi fabiola serrano aguilar" w:date="2026-10-30T22:36:00Z" w16du:dateUtc="2026-10-30T22:36:00Z">
        <w:r w:rsidRPr="008C4A39">
          <w:rPr>
            <w:rFonts w:ascii="Calibri" w:eastAsia="Times New Roman" w:hAnsi="Calibri" w:cs="Calibri"/>
            <w:b/>
            <w:bCs/>
            <w:sz w:val="24"/>
            <w:szCs w:val="24"/>
            <w:lang w:val="es-MX"/>
            <w:rPrChange w:id="204" w:author="nohemi fabiola serrano aguilar" w:date="2026-10-31T01:46:00Z" w16du:dateUtc="2026-10-31T01:46:00Z">
              <w:rPr>
                <w:rFonts w:ascii="Calibri" w:eastAsia="Times New Roman" w:hAnsi="Calibri" w:cs="Calibri"/>
                <w:lang w:val="es-MX"/>
              </w:rPr>
            </w:rPrChange>
          </w:rPr>
          <w:t>Gender.</w:t>
        </w:r>
        <w:r w:rsidRPr="008C4A39">
          <w:rPr>
            <w:rFonts w:ascii="Calibri" w:eastAsia="Times New Roman" w:hAnsi="Calibri" w:cs="Calibri"/>
            <w:sz w:val="24"/>
            <w:szCs w:val="24"/>
            <w:lang w:val="es-MX"/>
            <w:rPrChange w:id="205" w:author="nohemi fabiola serrano aguilar" w:date="2026-10-31T01:46:00Z" w16du:dateUtc="2026-10-31T01:46:00Z">
              <w:rPr>
                <w:rFonts w:ascii="Calibri" w:eastAsia="Times New Roman" w:hAnsi="Calibri" w:cs="Calibri"/>
                <w:lang w:val="es-MX"/>
              </w:rPr>
            </w:rPrChange>
          </w:rPr>
          <w:t xml:space="preserve"> </w:t>
        </w:r>
      </w:ins>
      <w:ins w:id="206" w:author="nohemi fabiola serrano aguilar" w:date="2026-10-30T22:37:00Z" w16du:dateUtc="2026-10-30T22:37:00Z">
        <w:r w:rsidRPr="008C4A39">
          <w:rPr>
            <w:rFonts w:ascii="Calibri" w:eastAsia="Times New Roman" w:hAnsi="Calibri" w:cs="Calibri"/>
            <w:sz w:val="24"/>
            <w:szCs w:val="24"/>
            <w:lang w:val="es-MX"/>
            <w:rPrChange w:id="207" w:author="nohemi fabiola serrano aguilar" w:date="2026-10-31T01:46:00Z" w16du:dateUtc="2026-10-31T01:46:00Z">
              <w:rPr>
                <w:rFonts w:ascii="Calibri" w:eastAsia="Times New Roman" w:hAnsi="Calibri" w:cs="Calibri"/>
                <w:lang w:val="es-MX"/>
              </w:rPr>
            </w:rPrChange>
          </w:rPr>
          <w:t xml:space="preserve">Documenta la identificacion de genero </w:t>
        </w:r>
      </w:ins>
      <w:ins w:id="208" w:author="nohemi fabiola serrano aguilar" w:date="2026-10-30T22:39:00Z" w16du:dateUtc="2026-10-30T22:39:00Z">
        <w:r w:rsidR="00BF4771" w:rsidRPr="008C4A39">
          <w:rPr>
            <w:rFonts w:ascii="Calibri" w:eastAsia="Times New Roman" w:hAnsi="Calibri" w:cs="Calibri"/>
            <w:sz w:val="24"/>
            <w:szCs w:val="24"/>
            <w:lang w:val="es-MX"/>
            <w:rPrChange w:id="209" w:author="nohemi fabiola serrano aguilar" w:date="2026-10-31T01:46:00Z" w16du:dateUtc="2026-10-31T01:46:00Z">
              <w:rPr>
                <w:rFonts w:ascii="Calibri" w:eastAsia="Times New Roman" w:hAnsi="Calibri" w:cs="Calibri"/>
                <w:lang w:val="es-MX"/>
              </w:rPr>
            </w:rPrChange>
          </w:rPr>
          <w:t xml:space="preserve">binaria </w:t>
        </w:r>
      </w:ins>
      <w:ins w:id="210" w:author="nohemi fabiola serrano aguilar" w:date="2026-10-30T22:37:00Z" w16du:dateUtc="2026-10-30T22:37:00Z">
        <w:r w:rsidRPr="008C4A39">
          <w:rPr>
            <w:rFonts w:ascii="Calibri" w:eastAsia="Times New Roman" w:hAnsi="Calibri" w:cs="Calibri"/>
            <w:sz w:val="24"/>
            <w:szCs w:val="24"/>
            <w:lang w:val="es-MX"/>
            <w:rPrChange w:id="211" w:author="nohemi fabiola serrano aguilar" w:date="2026-10-31T01:46:00Z" w16du:dateUtc="2026-10-31T01:46:00Z">
              <w:rPr>
                <w:rFonts w:ascii="Calibri" w:eastAsia="Times New Roman" w:hAnsi="Calibri" w:cs="Calibri"/>
                <w:lang w:val="es-MX"/>
              </w:rPr>
            </w:rPrChange>
          </w:rPr>
          <w:t>de los empleados (Hombre o Mujer)</w:t>
        </w:r>
      </w:ins>
    </w:p>
    <w:p w14:paraId="1B3C387D" w14:textId="165824D5" w:rsidR="00BF4771" w:rsidRDefault="00BF4771">
      <w:pPr>
        <w:pStyle w:val="ListParagraph"/>
        <w:numPr>
          <w:ilvl w:val="0"/>
          <w:numId w:val="1"/>
        </w:numPr>
        <w:jc w:val="both"/>
        <w:rPr>
          <w:ins w:id="212" w:author="nohemi fabiola serrano aguilar" w:date="2026-10-30T22:52:00Z" w16du:dateUtc="2026-10-30T22:52:00Z"/>
          <w:rFonts w:ascii="Calibri" w:eastAsia="Times New Roman" w:hAnsi="Calibri" w:cs="Calibri"/>
          <w:b/>
          <w:bCs/>
          <w:sz w:val="35"/>
          <w:szCs w:val="35"/>
          <w:lang w:val="es-MX"/>
        </w:rPr>
        <w:pPrChange w:id="213" w:author="nohemi fabiola serrano aguilar" w:date="2026-10-31T01:44:00Z" w16du:dateUtc="2026-10-31T01:44:00Z">
          <w:pPr>
            <w:pStyle w:val="ListParagraph"/>
            <w:numPr>
              <w:numId w:val="1"/>
            </w:numPr>
            <w:ind w:hanging="360"/>
          </w:pPr>
        </w:pPrChange>
      </w:pPr>
      <w:ins w:id="214" w:author="nohemi fabiola serrano aguilar" w:date="2026-10-30T22:40:00Z" w16du:dateUtc="2026-10-30T22:40:00Z">
        <w:r>
          <w:rPr>
            <w:rFonts w:ascii="Calibri" w:eastAsia="Times New Roman" w:hAnsi="Calibri" w:cs="Calibri"/>
            <w:b/>
            <w:bCs/>
            <w:sz w:val="35"/>
            <w:szCs w:val="35"/>
            <w:lang w:val="es-MX"/>
          </w:rPr>
          <w:lastRenderedPageBreak/>
          <w:t>Estadisticas Descriptivas y Def</w:t>
        </w:r>
      </w:ins>
      <w:ins w:id="215" w:author="nohemi fabiola serrano aguilar" w:date="2026-10-30T22:41:00Z" w16du:dateUtc="2026-10-30T22:41:00Z">
        <w:r>
          <w:rPr>
            <w:rFonts w:ascii="Calibri" w:eastAsia="Times New Roman" w:hAnsi="Calibri" w:cs="Calibri"/>
            <w:b/>
            <w:bCs/>
            <w:sz w:val="35"/>
            <w:szCs w:val="35"/>
            <w:lang w:val="es-MX"/>
          </w:rPr>
          <w:t>inicion de Variables</w:t>
        </w:r>
      </w:ins>
    </w:p>
    <w:p w14:paraId="6E73F009" w14:textId="77777777" w:rsidR="00A45614" w:rsidRDefault="00A45614">
      <w:pPr>
        <w:jc w:val="both"/>
        <w:rPr>
          <w:ins w:id="216" w:author="nohemi fabiola serrano aguilar" w:date="2026-10-30T23:24:00Z" w16du:dateUtc="2026-10-30T23:24:00Z"/>
          <w:rFonts w:ascii="Calibri" w:eastAsia="Times New Roman" w:hAnsi="Calibri" w:cs="Calibri"/>
          <w:sz w:val="24"/>
          <w:szCs w:val="24"/>
          <w:lang w:val="es-MX"/>
        </w:rPr>
        <w:pPrChange w:id="217" w:author="nohemi fabiola serrano aguilar" w:date="2026-10-31T01:44:00Z" w16du:dateUtc="2026-10-31T01:44:00Z">
          <w:pPr/>
        </w:pPrChange>
      </w:pPr>
    </w:p>
    <w:p w14:paraId="22AC455F" w14:textId="7C699A58" w:rsidR="00A45614" w:rsidRPr="008C4A39" w:rsidRDefault="00A45614">
      <w:pPr>
        <w:jc w:val="center"/>
        <w:rPr>
          <w:ins w:id="218" w:author="nohemi fabiola serrano aguilar" w:date="2026-10-30T23:24:00Z" w16du:dateUtc="2026-10-30T23:24:00Z"/>
          <w:rFonts w:ascii="Calibri" w:eastAsia="Times New Roman" w:hAnsi="Calibri" w:cs="Calibri"/>
          <w:b/>
          <w:bCs/>
          <w:sz w:val="24"/>
          <w:szCs w:val="24"/>
          <w:lang w:val="es-MX"/>
          <w:rPrChange w:id="219" w:author="nohemi fabiola serrano aguilar" w:date="2026-10-31T01:50:00Z" w16du:dateUtc="2026-10-31T01:50:00Z">
            <w:rPr>
              <w:ins w:id="220" w:author="nohemi fabiola serrano aguilar" w:date="2026-10-30T23:24:00Z" w16du:dateUtc="2026-10-30T23:24:00Z"/>
              <w:rFonts w:ascii="Calibri" w:eastAsia="Times New Roman" w:hAnsi="Calibri" w:cs="Calibri"/>
              <w:sz w:val="24"/>
              <w:szCs w:val="24"/>
              <w:lang w:val="es-MX"/>
            </w:rPr>
          </w:rPrChange>
        </w:rPr>
        <w:pPrChange w:id="221" w:author="nohemi fabiola serrano aguilar" w:date="2026-10-31T01:53:00Z" w16du:dateUtc="2026-10-31T01:53:00Z">
          <w:pPr/>
        </w:pPrChange>
      </w:pPr>
      <w:ins w:id="222" w:author="nohemi fabiola serrano aguilar" w:date="2026-10-30T23:24:00Z" w16du:dateUtc="2026-10-30T23:24:00Z">
        <w:r w:rsidRPr="008C4A39">
          <w:rPr>
            <w:rFonts w:ascii="Calibri" w:eastAsia="Times New Roman" w:hAnsi="Calibri" w:cs="Calibri"/>
            <w:b/>
            <w:bCs/>
            <w:sz w:val="24"/>
            <w:szCs w:val="24"/>
            <w:lang w:val="es-MX"/>
            <w:rPrChange w:id="223" w:author="nohemi fabiola serrano aguilar" w:date="2026-10-31T01:50:00Z" w16du:dateUtc="2026-10-31T01:50:00Z">
              <w:rPr>
                <w:rFonts w:ascii="Calibri" w:eastAsia="Times New Roman" w:hAnsi="Calibri" w:cs="Calibri"/>
                <w:sz w:val="24"/>
                <w:szCs w:val="24"/>
                <w:lang w:val="es-MX"/>
              </w:rPr>
            </w:rPrChange>
          </w:rPr>
          <w:t>Metricas Estadisticas</w:t>
        </w:r>
      </w:ins>
    </w:p>
    <w:p w14:paraId="7E27C030" w14:textId="7A5E7876" w:rsidR="00C605BF" w:rsidRDefault="00C605BF">
      <w:pPr>
        <w:jc w:val="both"/>
        <w:rPr>
          <w:ins w:id="224" w:author="nohemi fabiola serrano aguilar" w:date="2026-10-30T23:24:00Z" w16du:dateUtc="2026-10-30T23:24:00Z"/>
          <w:rFonts w:ascii="Calibri" w:eastAsia="Times New Roman" w:hAnsi="Calibri" w:cs="Calibri"/>
          <w:sz w:val="24"/>
          <w:szCs w:val="24"/>
          <w:lang w:val="es-MX"/>
        </w:rPr>
        <w:pPrChange w:id="225" w:author="nohemi fabiola serrano aguilar" w:date="2026-10-31T01:44:00Z" w16du:dateUtc="2026-10-31T01:44:00Z">
          <w:pPr/>
        </w:pPrChange>
      </w:pPr>
      <w:ins w:id="226" w:author="nohemi fabiola serrano aguilar" w:date="2026-10-30T22:52:00Z" w16du:dateUtc="2026-10-30T22:52:00Z">
        <w:r>
          <w:rPr>
            <w:rFonts w:ascii="Calibri" w:eastAsia="Times New Roman" w:hAnsi="Calibri" w:cs="Calibri"/>
            <w:sz w:val="24"/>
            <w:szCs w:val="24"/>
            <w:lang w:val="es-MX"/>
          </w:rPr>
          <w:t xml:space="preserve">El marco comparativo </w:t>
        </w:r>
      </w:ins>
      <w:ins w:id="227" w:author="nohemi fabiola serrano aguilar" w:date="2026-10-30T22:53:00Z" w16du:dateUtc="2026-10-30T22:53:00Z">
        <w:r>
          <w:rPr>
            <w:rFonts w:ascii="Calibri" w:eastAsia="Times New Roman" w:hAnsi="Calibri" w:cs="Calibri"/>
            <w:sz w:val="24"/>
            <w:szCs w:val="24"/>
            <w:lang w:val="es-MX"/>
          </w:rPr>
          <w:t xml:space="preserve">estructurado a continuacion presenta </w:t>
        </w:r>
      </w:ins>
      <w:ins w:id="228" w:author="nohemi fabiola serrano aguilar" w:date="2026-10-30T22:54:00Z" w16du:dateUtc="2026-10-30T22:54:00Z">
        <w:r>
          <w:rPr>
            <w:rFonts w:ascii="Calibri" w:eastAsia="Times New Roman" w:hAnsi="Calibri" w:cs="Calibri"/>
            <w:sz w:val="24"/>
            <w:szCs w:val="24"/>
            <w:lang w:val="es-MX"/>
          </w:rPr>
          <w:t>la tendencia central fundamental, la</w:t>
        </w:r>
      </w:ins>
      <w:ins w:id="229" w:author="nohemi fabiola serrano aguilar" w:date="2026-10-30T22:55:00Z" w16du:dateUtc="2026-10-30T22:55:00Z">
        <w:r>
          <w:rPr>
            <w:rFonts w:ascii="Calibri" w:eastAsia="Times New Roman" w:hAnsi="Calibri" w:cs="Calibri"/>
            <w:sz w:val="24"/>
            <w:szCs w:val="24"/>
            <w:lang w:val="es-MX"/>
          </w:rPr>
          <w:t>s medidas de</w:t>
        </w:r>
      </w:ins>
      <w:ins w:id="230" w:author="nohemi fabiola serrano aguilar" w:date="2026-10-30T22:54:00Z" w16du:dateUtc="2026-10-30T22:54:00Z">
        <w:r>
          <w:rPr>
            <w:rFonts w:ascii="Calibri" w:eastAsia="Times New Roman" w:hAnsi="Calibri" w:cs="Calibri"/>
            <w:sz w:val="24"/>
            <w:szCs w:val="24"/>
            <w:lang w:val="es-MX"/>
          </w:rPr>
          <w:t xml:space="preserve"> dispersion absoluta y l</w:t>
        </w:r>
      </w:ins>
      <w:ins w:id="231" w:author="nohemi fabiola serrano aguilar" w:date="2026-10-30T22:56:00Z" w16du:dateUtc="2026-10-30T22:56:00Z">
        <w:r>
          <w:rPr>
            <w:rFonts w:ascii="Calibri" w:eastAsia="Times New Roman" w:hAnsi="Calibri" w:cs="Calibri"/>
            <w:sz w:val="24"/>
            <w:szCs w:val="24"/>
            <w:lang w:val="es-MX"/>
          </w:rPr>
          <w:t xml:space="preserve">as medidas de forma </w:t>
        </w:r>
      </w:ins>
      <w:ins w:id="232" w:author="nohemi fabiola serrano aguilar" w:date="2026-10-30T22:58:00Z" w16du:dateUtc="2026-10-30T22:58:00Z">
        <w:r>
          <w:rPr>
            <w:rFonts w:ascii="Calibri" w:eastAsia="Times New Roman" w:hAnsi="Calibri" w:cs="Calibri"/>
            <w:sz w:val="24"/>
            <w:szCs w:val="24"/>
            <w:lang w:val="es-MX"/>
          </w:rPr>
          <w:t>de nuestras variables cuantitativas primarias:</w:t>
        </w:r>
      </w:ins>
    </w:p>
    <w:p w14:paraId="79D8E6BA" w14:textId="77777777" w:rsidR="00A45614" w:rsidRDefault="00A45614">
      <w:pPr>
        <w:jc w:val="both"/>
        <w:rPr>
          <w:ins w:id="233" w:author="nohemi fabiola serrano aguilar" w:date="2026-10-30T22:58:00Z" w16du:dateUtc="2026-10-30T22:58:00Z"/>
          <w:rFonts w:ascii="Calibri" w:eastAsia="Times New Roman" w:hAnsi="Calibri" w:cs="Calibri"/>
          <w:sz w:val="24"/>
          <w:szCs w:val="24"/>
          <w:lang w:val="es-MX"/>
        </w:rPr>
        <w:pPrChange w:id="234" w:author="nohemi fabiola serrano aguilar" w:date="2026-10-31T01:44:00Z" w16du:dateUtc="2026-10-31T01:44:00Z">
          <w:pPr/>
        </w:pPrChange>
      </w:pPr>
    </w:p>
    <w:tbl>
      <w:tblPr>
        <w:tblStyle w:val="TableGrid"/>
        <w:tblW w:w="0" w:type="auto"/>
        <w:tblLook w:val="04A0" w:firstRow="1" w:lastRow="0" w:firstColumn="1" w:lastColumn="0" w:noHBand="0" w:noVBand="1"/>
      </w:tblPr>
      <w:tblGrid>
        <w:gridCol w:w="2234"/>
        <w:gridCol w:w="2223"/>
        <w:gridCol w:w="2149"/>
        <w:gridCol w:w="2410"/>
      </w:tblGrid>
      <w:tr w:rsidR="00645BBB" w14:paraId="620AE70A" w14:textId="77777777" w:rsidTr="00E34A10">
        <w:trPr>
          <w:ins w:id="235" w:author="nohemi fabiola serrano aguilar" w:date="2026-10-30T23:13:00Z"/>
        </w:trPr>
        <w:tc>
          <w:tcPr>
            <w:tcW w:w="9016" w:type="dxa"/>
            <w:gridSpan w:val="4"/>
          </w:tcPr>
          <w:p w14:paraId="7A53204B" w14:textId="22A284C9" w:rsidR="00645BBB" w:rsidRPr="00645BBB" w:rsidRDefault="00A45614" w:rsidP="008C4A39">
            <w:pPr>
              <w:jc w:val="center"/>
              <w:rPr>
                <w:ins w:id="236" w:author="nohemi fabiola serrano aguilar" w:date="2026-10-30T23:13:00Z" w16du:dateUtc="2026-10-30T23:13:00Z"/>
                <w:rFonts w:ascii="Calibri" w:eastAsia="Times New Roman" w:hAnsi="Calibri" w:cs="Calibri"/>
                <w:b/>
                <w:bCs/>
                <w:lang w:val="es-MX"/>
                <w:rPrChange w:id="237" w:author="nohemi fabiola serrano aguilar" w:date="2026-10-30T23:15:00Z" w16du:dateUtc="2026-10-30T23:15:00Z">
                  <w:rPr>
                    <w:ins w:id="238" w:author="nohemi fabiola serrano aguilar" w:date="2026-10-30T23:13:00Z" w16du:dateUtc="2026-10-30T23:13:00Z"/>
                    <w:rFonts w:ascii="Calibri" w:eastAsia="Times New Roman" w:hAnsi="Calibri" w:cs="Calibri"/>
                    <w:sz w:val="24"/>
                    <w:szCs w:val="24"/>
                    <w:lang w:val="es-MX"/>
                  </w:rPr>
                </w:rPrChange>
              </w:rPr>
            </w:pPr>
            <w:ins w:id="239" w:author="nohemi fabiola serrano aguilar" w:date="2026-10-30T23:24:00Z" w16du:dateUtc="2026-10-30T23:24:00Z">
              <w:r>
                <w:rPr>
                  <w:rFonts w:ascii="Calibri" w:eastAsia="Times New Roman" w:hAnsi="Calibri" w:cs="Calibri"/>
                  <w:b/>
                  <w:bCs/>
                  <w:lang w:val="es-MX"/>
                </w:rPr>
                <w:t>Metricas Estadisticas</w:t>
              </w:r>
            </w:ins>
          </w:p>
        </w:tc>
      </w:tr>
      <w:tr w:rsidR="00CD37E3" w14:paraId="1AB5A870" w14:textId="77777777" w:rsidTr="00CD37E3">
        <w:trPr>
          <w:ins w:id="240" w:author="nohemi fabiola serrano aguilar" w:date="2026-10-30T23:01:00Z"/>
        </w:trPr>
        <w:tc>
          <w:tcPr>
            <w:tcW w:w="2234" w:type="dxa"/>
          </w:tcPr>
          <w:p w14:paraId="696B32DA" w14:textId="3EA141C2" w:rsidR="00CD37E3" w:rsidRPr="00645BBB" w:rsidRDefault="00CD37E3">
            <w:pPr>
              <w:jc w:val="center"/>
              <w:rPr>
                <w:ins w:id="241" w:author="nohemi fabiola serrano aguilar" w:date="2026-10-30T23:01:00Z" w16du:dateUtc="2026-10-30T23:01:00Z"/>
                <w:rFonts w:ascii="Calibri" w:eastAsia="Times New Roman" w:hAnsi="Calibri" w:cs="Calibri"/>
                <w:b/>
                <w:bCs/>
                <w:sz w:val="24"/>
                <w:szCs w:val="24"/>
                <w:lang w:val="es-MX"/>
                <w:rPrChange w:id="242" w:author="nohemi fabiola serrano aguilar" w:date="2026-10-30T23:14:00Z" w16du:dateUtc="2026-10-30T23:14:00Z">
                  <w:rPr>
                    <w:ins w:id="243" w:author="nohemi fabiola serrano aguilar" w:date="2026-10-30T23:01:00Z" w16du:dateUtc="2026-10-30T23:01:00Z"/>
                    <w:rFonts w:ascii="Calibri" w:eastAsia="Times New Roman" w:hAnsi="Calibri" w:cs="Calibri"/>
                    <w:sz w:val="24"/>
                    <w:szCs w:val="24"/>
                    <w:lang w:val="es-MX"/>
                  </w:rPr>
                </w:rPrChange>
              </w:rPr>
              <w:pPrChange w:id="244" w:author="nohemi fabiola serrano aguilar" w:date="2026-10-31T01:46:00Z" w16du:dateUtc="2026-10-31T01:46:00Z">
                <w:pPr/>
              </w:pPrChange>
            </w:pPr>
          </w:p>
        </w:tc>
        <w:tc>
          <w:tcPr>
            <w:tcW w:w="6782" w:type="dxa"/>
            <w:gridSpan w:val="3"/>
          </w:tcPr>
          <w:p w14:paraId="10C618E4" w14:textId="348B9F55" w:rsidR="00CD37E3" w:rsidRPr="00645BBB" w:rsidRDefault="00CD37E3">
            <w:pPr>
              <w:jc w:val="center"/>
              <w:rPr>
                <w:ins w:id="245" w:author="nohemi fabiola serrano aguilar" w:date="2026-10-30T23:01:00Z" w16du:dateUtc="2026-10-30T23:01:00Z"/>
                <w:rFonts w:ascii="Calibri" w:eastAsia="Times New Roman" w:hAnsi="Calibri" w:cs="Calibri"/>
                <w:b/>
                <w:bCs/>
                <w:lang w:val="es-MX"/>
                <w:rPrChange w:id="246" w:author="nohemi fabiola serrano aguilar" w:date="2026-10-30T23:15:00Z" w16du:dateUtc="2026-10-30T23:15:00Z">
                  <w:rPr>
                    <w:ins w:id="247" w:author="nohemi fabiola serrano aguilar" w:date="2026-10-30T23:01:00Z" w16du:dateUtc="2026-10-30T23:01:00Z"/>
                    <w:rFonts w:ascii="Calibri" w:eastAsia="Times New Roman" w:hAnsi="Calibri" w:cs="Calibri"/>
                    <w:sz w:val="24"/>
                    <w:szCs w:val="24"/>
                    <w:lang w:val="es-MX"/>
                  </w:rPr>
                </w:rPrChange>
              </w:rPr>
              <w:pPrChange w:id="248" w:author="nohemi fabiola serrano aguilar" w:date="2026-10-31T01:46:00Z" w16du:dateUtc="2026-10-31T01:46:00Z">
                <w:pPr/>
              </w:pPrChange>
            </w:pPr>
            <w:ins w:id="249" w:author="nohemi fabiola serrano aguilar" w:date="2026-10-30T23:02:00Z" w16du:dateUtc="2026-10-30T23:02:00Z">
              <w:r w:rsidRPr="00645BBB">
                <w:rPr>
                  <w:rFonts w:ascii="Calibri" w:eastAsia="Times New Roman" w:hAnsi="Calibri" w:cs="Calibri"/>
                  <w:b/>
                  <w:bCs/>
                  <w:lang w:val="es-MX"/>
                  <w:rPrChange w:id="250" w:author="nohemi fabiola serrano aguilar" w:date="2026-10-30T23:15:00Z" w16du:dateUtc="2026-10-30T23:15:00Z">
                    <w:rPr>
                      <w:rFonts w:ascii="Calibri" w:eastAsia="Times New Roman" w:hAnsi="Calibri" w:cs="Calibri"/>
                      <w:sz w:val="24"/>
                      <w:szCs w:val="24"/>
                      <w:lang w:val="es-MX"/>
                    </w:rPr>
                  </w:rPrChange>
                </w:rPr>
                <w:t>Variable</w:t>
              </w:r>
            </w:ins>
          </w:p>
        </w:tc>
      </w:tr>
      <w:tr w:rsidR="00CD37E3" w14:paraId="5988A293" w14:textId="77777777" w:rsidTr="00CD37E3">
        <w:trPr>
          <w:ins w:id="251" w:author="nohemi fabiola serrano aguilar" w:date="2026-10-30T23:01:00Z"/>
        </w:trPr>
        <w:tc>
          <w:tcPr>
            <w:tcW w:w="2234" w:type="dxa"/>
          </w:tcPr>
          <w:p w14:paraId="460BA0B6" w14:textId="7323B279" w:rsidR="00CD37E3" w:rsidRPr="00645BBB" w:rsidRDefault="00CD37E3">
            <w:pPr>
              <w:jc w:val="center"/>
              <w:rPr>
                <w:ins w:id="252" w:author="nohemi fabiola serrano aguilar" w:date="2026-10-30T23:01:00Z" w16du:dateUtc="2026-10-30T23:01:00Z"/>
                <w:rFonts w:ascii="Calibri" w:eastAsia="Times New Roman" w:hAnsi="Calibri" w:cs="Calibri"/>
                <w:b/>
                <w:bCs/>
                <w:lang w:val="es-MX"/>
                <w:rPrChange w:id="253" w:author="nohemi fabiola serrano aguilar" w:date="2026-10-30T23:15:00Z" w16du:dateUtc="2026-10-30T23:15:00Z">
                  <w:rPr>
                    <w:ins w:id="254" w:author="nohemi fabiola serrano aguilar" w:date="2026-10-30T23:01:00Z" w16du:dateUtc="2026-10-30T23:01:00Z"/>
                    <w:rFonts w:ascii="Calibri" w:eastAsia="Times New Roman" w:hAnsi="Calibri" w:cs="Calibri"/>
                    <w:sz w:val="24"/>
                    <w:szCs w:val="24"/>
                    <w:lang w:val="es-MX"/>
                  </w:rPr>
                </w:rPrChange>
              </w:rPr>
              <w:pPrChange w:id="255" w:author="nohemi fabiola serrano aguilar" w:date="2026-10-31T01:46:00Z" w16du:dateUtc="2026-10-31T01:46:00Z">
                <w:pPr/>
              </w:pPrChange>
            </w:pPr>
            <w:ins w:id="256" w:author="nohemi fabiola serrano aguilar" w:date="2026-10-30T23:03:00Z" w16du:dateUtc="2026-10-30T23:03:00Z">
              <w:r w:rsidRPr="00645BBB">
                <w:rPr>
                  <w:rFonts w:ascii="Calibri" w:eastAsia="Times New Roman" w:hAnsi="Calibri" w:cs="Calibri"/>
                  <w:b/>
                  <w:bCs/>
                  <w:lang w:val="es-MX"/>
                  <w:rPrChange w:id="257" w:author="nohemi fabiola serrano aguilar" w:date="2026-10-30T23:15:00Z" w16du:dateUtc="2026-10-30T23:15:00Z">
                    <w:rPr>
                      <w:rFonts w:ascii="Calibri" w:eastAsia="Times New Roman" w:hAnsi="Calibri" w:cs="Calibri"/>
                      <w:sz w:val="24"/>
                      <w:szCs w:val="24"/>
                      <w:lang w:val="es-MX"/>
                    </w:rPr>
                  </w:rPrChange>
                </w:rPr>
                <w:t>Metrica estadistica</w:t>
              </w:r>
            </w:ins>
          </w:p>
        </w:tc>
        <w:tc>
          <w:tcPr>
            <w:tcW w:w="2223" w:type="dxa"/>
          </w:tcPr>
          <w:p w14:paraId="47213FA8" w14:textId="558AC97C" w:rsidR="00CD37E3" w:rsidRPr="00645BBB" w:rsidRDefault="00CD37E3">
            <w:pPr>
              <w:jc w:val="center"/>
              <w:rPr>
                <w:ins w:id="258" w:author="nohemi fabiola serrano aguilar" w:date="2026-10-30T23:01:00Z" w16du:dateUtc="2026-10-30T23:01:00Z"/>
                <w:rFonts w:ascii="Calibri" w:eastAsia="Times New Roman" w:hAnsi="Calibri" w:cs="Calibri"/>
                <w:b/>
                <w:bCs/>
                <w:lang w:val="es-MX"/>
                <w:rPrChange w:id="259" w:author="nohemi fabiola serrano aguilar" w:date="2026-10-30T23:15:00Z" w16du:dateUtc="2026-10-30T23:15:00Z">
                  <w:rPr>
                    <w:ins w:id="260" w:author="nohemi fabiola serrano aguilar" w:date="2026-10-30T23:01:00Z" w16du:dateUtc="2026-10-30T23:01:00Z"/>
                    <w:rFonts w:ascii="Calibri" w:eastAsia="Times New Roman" w:hAnsi="Calibri" w:cs="Calibri"/>
                    <w:sz w:val="24"/>
                    <w:szCs w:val="24"/>
                    <w:lang w:val="es-MX"/>
                  </w:rPr>
                </w:rPrChange>
              </w:rPr>
              <w:pPrChange w:id="261" w:author="nohemi fabiola serrano aguilar" w:date="2026-10-31T01:46:00Z" w16du:dateUtc="2026-10-31T01:46:00Z">
                <w:pPr/>
              </w:pPrChange>
            </w:pPr>
            <w:ins w:id="262" w:author="nohemi fabiola serrano aguilar" w:date="2026-10-30T23:03:00Z" w16du:dateUtc="2026-10-30T23:03:00Z">
              <w:r w:rsidRPr="00645BBB">
                <w:rPr>
                  <w:rFonts w:ascii="Calibri" w:eastAsia="Times New Roman" w:hAnsi="Calibri" w:cs="Calibri"/>
                  <w:b/>
                  <w:bCs/>
                  <w:lang w:val="es-MX"/>
                  <w:rPrChange w:id="263" w:author="nohemi fabiola serrano aguilar" w:date="2026-10-30T23:15:00Z" w16du:dateUtc="2026-10-30T23:15:00Z">
                    <w:rPr>
                      <w:rFonts w:ascii="Calibri" w:eastAsia="Times New Roman" w:hAnsi="Calibri" w:cs="Calibri"/>
                      <w:sz w:val="24"/>
                      <w:szCs w:val="24"/>
                      <w:lang w:val="es-MX"/>
                    </w:rPr>
                  </w:rPrChange>
                </w:rPr>
                <w:t>MonthlyIncome</w:t>
              </w:r>
            </w:ins>
          </w:p>
        </w:tc>
        <w:tc>
          <w:tcPr>
            <w:tcW w:w="2149" w:type="dxa"/>
          </w:tcPr>
          <w:p w14:paraId="6193EC31" w14:textId="0CBEF4F4" w:rsidR="00CD37E3" w:rsidRPr="00645BBB" w:rsidRDefault="00CD37E3">
            <w:pPr>
              <w:jc w:val="center"/>
              <w:rPr>
                <w:ins w:id="264" w:author="nohemi fabiola serrano aguilar" w:date="2026-10-30T23:01:00Z" w16du:dateUtc="2026-10-30T23:01:00Z"/>
                <w:rFonts w:ascii="Calibri" w:eastAsia="Times New Roman" w:hAnsi="Calibri" w:cs="Calibri"/>
                <w:b/>
                <w:bCs/>
                <w:lang w:val="es-MX"/>
                <w:rPrChange w:id="265" w:author="nohemi fabiola serrano aguilar" w:date="2026-10-30T23:15:00Z" w16du:dateUtc="2026-10-30T23:15:00Z">
                  <w:rPr>
                    <w:ins w:id="266" w:author="nohemi fabiola serrano aguilar" w:date="2026-10-30T23:01:00Z" w16du:dateUtc="2026-10-30T23:01:00Z"/>
                    <w:rFonts w:ascii="Calibri" w:eastAsia="Times New Roman" w:hAnsi="Calibri" w:cs="Calibri"/>
                    <w:sz w:val="24"/>
                    <w:szCs w:val="24"/>
                    <w:lang w:val="es-MX"/>
                  </w:rPr>
                </w:rPrChange>
              </w:rPr>
              <w:pPrChange w:id="267" w:author="nohemi fabiola serrano aguilar" w:date="2026-10-31T01:46:00Z" w16du:dateUtc="2026-10-31T01:46:00Z">
                <w:pPr/>
              </w:pPrChange>
            </w:pPr>
            <w:ins w:id="268" w:author="nohemi fabiola serrano aguilar" w:date="2026-10-30T23:03:00Z" w16du:dateUtc="2026-10-30T23:03:00Z">
              <w:r w:rsidRPr="00645BBB">
                <w:rPr>
                  <w:rFonts w:ascii="Calibri" w:eastAsia="Times New Roman" w:hAnsi="Calibri" w:cs="Calibri"/>
                  <w:b/>
                  <w:bCs/>
                  <w:lang w:val="es-MX"/>
                  <w:rPrChange w:id="269" w:author="nohemi fabiola serrano aguilar" w:date="2026-10-30T23:15:00Z" w16du:dateUtc="2026-10-30T23:15:00Z">
                    <w:rPr>
                      <w:rFonts w:ascii="Calibri" w:eastAsia="Times New Roman" w:hAnsi="Calibri" w:cs="Calibri"/>
                      <w:sz w:val="24"/>
                      <w:szCs w:val="24"/>
                      <w:lang w:val="es-MX"/>
                    </w:rPr>
                  </w:rPrChange>
                </w:rPr>
                <w:t>Age</w:t>
              </w:r>
            </w:ins>
          </w:p>
        </w:tc>
        <w:tc>
          <w:tcPr>
            <w:tcW w:w="2410" w:type="dxa"/>
          </w:tcPr>
          <w:p w14:paraId="02D8FDAE" w14:textId="7D905D9C" w:rsidR="00CD37E3" w:rsidRPr="00645BBB" w:rsidRDefault="00CD37E3">
            <w:pPr>
              <w:jc w:val="center"/>
              <w:rPr>
                <w:ins w:id="270" w:author="nohemi fabiola serrano aguilar" w:date="2026-10-30T23:01:00Z" w16du:dateUtc="2026-10-30T23:01:00Z"/>
                <w:rFonts w:ascii="Calibri" w:eastAsia="Times New Roman" w:hAnsi="Calibri" w:cs="Calibri"/>
                <w:b/>
                <w:bCs/>
                <w:lang w:val="es-MX"/>
                <w:rPrChange w:id="271" w:author="nohemi fabiola serrano aguilar" w:date="2026-10-30T23:15:00Z" w16du:dateUtc="2026-10-30T23:15:00Z">
                  <w:rPr>
                    <w:ins w:id="272" w:author="nohemi fabiola serrano aguilar" w:date="2026-10-30T23:01:00Z" w16du:dateUtc="2026-10-30T23:01:00Z"/>
                    <w:rFonts w:ascii="Calibri" w:eastAsia="Times New Roman" w:hAnsi="Calibri" w:cs="Calibri"/>
                    <w:sz w:val="24"/>
                    <w:szCs w:val="24"/>
                    <w:lang w:val="es-MX"/>
                  </w:rPr>
                </w:rPrChange>
              </w:rPr>
              <w:pPrChange w:id="273" w:author="nohemi fabiola serrano aguilar" w:date="2026-10-31T01:46:00Z" w16du:dateUtc="2026-10-31T01:46:00Z">
                <w:pPr/>
              </w:pPrChange>
            </w:pPr>
            <w:ins w:id="274" w:author="nohemi fabiola serrano aguilar" w:date="2026-10-30T23:03:00Z" w16du:dateUtc="2026-10-30T23:03:00Z">
              <w:r w:rsidRPr="00645BBB">
                <w:rPr>
                  <w:rFonts w:ascii="Calibri" w:eastAsia="Times New Roman" w:hAnsi="Calibri" w:cs="Calibri"/>
                  <w:b/>
                  <w:bCs/>
                  <w:lang w:val="es-MX"/>
                  <w:rPrChange w:id="275" w:author="nohemi fabiola serrano aguilar" w:date="2026-10-30T23:15:00Z" w16du:dateUtc="2026-10-30T23:15:00Z">
                    <w:rPr>
                      <w:rFonts w:ascii="Calibri" w:eastAsia="Times New Roman" w:hAnsi="Calibri" w:cs="Calibri"/>
                      <w:sz w:val="24"/>
                      <w:szCs w:val="24"/>
                      <w:lang w:val="es-MX"/>
                    </w:rPr>
                  </w:rPrChange>
                </w:rPr>
                <w:t>TrainingTimesLastYear</w:t>
              </w:r>
            </w:ins>
          </w:p>
        </w:tc>
      </w:tr>
      <w:tr w:rsidR="00CD37E3" w14:paraId="32284C91" w14:textId="77777777" w:rsidTr="00CD37E3">
        <w:trPr>
          <w:ins w:id="276" w:author="nohemi fabiola serrano aguilar" w:date="2026-10-30T23:01:00Z"/>
        </w:trPr>
        <w:tc>
          <w:tcPr>
            <w:tcW w:w="2234" w:type="dxa"/>
          </w:tcPr>
          <w:p w14:paraId="69D1BB3E" w14:textId="04B5E1E6" w:rsidR="00CD37E3" w:rsidRPr="00645BBB" w:rsidRDefault="00CD37E3">
            <w:pPr>
              <w:jc w:val="center"/>
              <w:rPr>
                <w:ins w:id="277" w:author="nohemi fabiola serrano aguilar" w:date="2026-10-30T23:01:00Z" w16du:dateUtc="2026-10-30T23:01:00Z"/>
                <w:rFonts w:ascii="Calibri" w:eastAsia="Times New Roman" w:hAnsi="Calibri" w:cs="Calibri"/>
                <w:b/>
                <w:bCs/>
                <w:lang w:val="es-MX"/>
                <w:rPrChange w:id="278" w:author="nohemi fabiola serrano aguilar" w:date="2026-10-30T23:15:00Z" w16du:dateUtc="2026-10-30T23:15:00Z">
                  <w:rPr>
                    <w:ins w:id="279" w:author="nohemi fabiola serrano aguilar" w:date="2026-10-30T23:01:00Z" w16du:dateUtc="2026-10-30T23:01:00Z"/>
                    <w:rFonts w:ascii="Calibri" w:eastAsia="Times New Roman" w:hAnsi="Calibri" w:cs="Calibri"/>
                    <w:sz w:val="24"/>
                    <w:szCs w:val="24"/>
                    <w:lang w:val="es-MX"/>
                  </w:rPr>
                </w:rPrChange>
              </w:rPr>
              <w:pPrChange w:id="280" w:author="nohemi fabiola serrano aguilar" w:date="2026-10-31T01:46:00Z" w16du:dateUtc="2026-10-31T01:46:00Z">
                <w:pPr/>
              </w:pPrChange>
            </w:pPr>
            <w:ins w:id="281" w:author="nohemi fabiola serrano aguilar" w:date="2026-10-30T23:03:00Z" w16du:dateUtc="2026-10-30T23:03:00Z">
              <w:r w:rsidRPr="00645BBB">
                <w:rPr>
                  <w:rFonts w:ascii="Calibri" w:eastAsia="Times New Roman" w:hAnsi="Calibri" w:cs="Calibri"/>
                  <w:b/>
                  <w:bCs/>
                  <w:lang w:val="es-MX"/>
                  <w:rPrChange w:id="282" w:author="nohemi fabiola serrano aguilar" w:date="2026-10-30T23:15:00Z" w16du:dateUtc="2026-10-30T23:15:00Z">
                    <w:rPr>
                      <w:rFonts w:ascii="Calibri" w:eastAsia="Times New Roman" w:hAnsi="Calibri" w:cs="Calibri"/>
                      <w:sz w:val="24"/>
                      <w:szCs w:val="24"/>
                      <w:lang w:val="es-MX"/>
                    </w:rPr>
                  </w:rPrChange>
                </w:rPr>
                <w:t>Media</w:t>
              </w:r>
            </w:ins>
          </w:p>
        </w:tc>
        <w:tc>
          <w:tcPr>
            <w:tcW w:w="2223" w:type="dxa"/>
          </w:tcPr>
          <w:p w14:paraId="2E092233" w14:textId="16A3FC3B" w:rsidR="00CD37E3" w:rsidRDefault="00CD37E3">
            <w:pPr>
              <w:jc w:val="center"/>
              <w:rPr>
                <w:ins w:id="283" w:author="nohemi fabiola serrano aguilar" w:date="2026-10-30T23:01:00Z" w16du:dateUtc="2026-10-30T23:01:00Z"/>
                <w:rFonts w:ascii="Calibri" w:eastAsia="Times New Roman" w:hAnsi="Calibri" w:cs="Calibri"/>
                <w:sz w:val="24"/>
                <w:szCs w:val="24"/>
                <w:lang w:val="es-MX"/>
              </w:rPr>
              <w:pPrChange w:id="284" w:author="nohemi fabiola serrano aguilar" w:date="2026-10-31T01:46:00Z" w16du:dateUtc="2026-10-31T01:46:00Z">
                <w:pPr/>
              </w:pPrChange>
            </w:pPr>
            <w:ins w:id="285" w:author="nohemi fabiola serrano aguilar" w:date="2026-10-30T23:08:00Z" w16du:dateUtc="2026-10-30T23:08:00Z">
              <w:r>
                <w:rPr>
                  <w:rFonts w:ascii="Calibri" w:eastAsia="Times New Roman" w:hAnsi="Calibri" w:cs="Calibri"/>
                  <w:sz w:val="24"/>
                  <w:szCs w:val="24"/>
                  <w:lang w:val="es-MX"/>
                </w:rPr>
                <w:t>6,502.93</w:t>
              </w:r>
            </w:ins>
          </w:p>
        </w:tc>
        <w:tc>
          <w:tcPr>
            <w:tcW w:w="2149" w:type="dxa"/>
          </w:tcPr>
          <w:p w14:paraId="2F71CEDA" w14:textId="5FDDE4E3" w:rsidR="00CD37E3" w:rsidRDefault="00645BBB">
            <w:pPr>
              <w:jc w:val="center"/>
              <w:rPr>
                <w:ins w:id="286" w:author="nohemi fabiola serrano aguilar" w:date="2026-10-30T23:01:00Z" w16du:dateUtc="2026-10-30T23:01:00Z"/>
                <w:rFonts w:ascii="Calibri" w:eastAsia="Times New Roman" w:hAnsi="Calibri" w:cs="Calibri"/>
                <w:sz w:val="24"/>
                <w:szCs w:val="24"/>
                <w:lang w:val="es-MX"/>
              </w:rPr>
              <w:pPrChange w:id="287" w:author="nohemi fabiola serrano aguilar" w:date="2026-10-31T01:46:00Z" w16du:dateUtc="2026-10-31T01:46:00Z">
                <w:pPr/>
              </w:pPrChange>
            </w:pPr>
            <w:ins w:id="288" w:author="nohemi fabiola serrano aguilar" w:date="2026-10-30T23:10:00Z" w16du:dateUtc="2026-10-30T23:10:00Z">
              <w:r>
                <w:rPr>
                  <w:rFonts w:ascii="Calibri" w:eastAsia="Times New Roman" w:hAnsi="Calibri" w:cs="Calibri"/>
                  <w:sz w:val="24"/>
                  <w:szCs w:val="24"/>
                  <w:lang w:val="es-MX"/>
                </w:rPr>
                <w:t>36.92</w:t>
              </w:r>
            </w:ins>
          </w:p>
        </w:tc>
        <w:tc>
          <w:tcPr>
            <w:tcW w:w="2410" w:type="dxa"/>
          </w:tcPr>
          <w:p w14:paraId="3C19503F" w14:textId="7EB73E57" w:rsidR="00CD37E3" w:rsidRDefault="00645BBB">
            <w:pPr>
              <w:jc w:val="center"/>
              <w:rPr>
                <w:ins w:id="289" w:author="nohemi fabiola serrano aguilar" w:date="2026-10-30T23:01:00Z" w16du:dateUtc="2026-10-30T23:01:00Z"/>
                <w:rFonts w:ascii="Calibri" w:eastAsia="Times New Roman" w:hAnsi="Calibri" w:cs="Calibri"/>
                <w:sz w:val="24"/>
                <w:szCs w:val="24"/>
                <w:lang w:val="es-MX"/>
              </w:rPr>
              <w:pPrChange w:id="290" w:author="nohemi fabiola serrano aguilar" w:date="2026-10-31T01:46:00Z" w16du:dateUtc="2026-10-31T01:46:00Z">
                <w:pPr/>
              </w:pPrChange>
            </w:pPr>
            <w:ins w:id="291" w:author="nohemi fabiola serrano aguilar" w:date="2026-10-30T23:12:00Z" w16du:dateUtc="2026-10-30T23:12:00Z">
              <w:r>
                <w:rPr>
                  <w:rFonts w:ascii="Calibri" w:eastAsia="Times New Roman" w:hAnsi="Calibri" w:cs="Calibri"/>
                  <w:sz w:val="24"/>
                  <w:szCs w:val="24"/>
                  <w:lang w:val="es-MX"/>
                </w:rPr>
                <w:t>2.80</w:t>
              </w:r>
            </w:ins>
          </w:p>
        </w:tc>
      </w:tr>
      <w:tr w:rsidR="00CD37E3" w14:paraId="604805C0" w14:textId="77777777" w:rsidTr="00CD37E3">
        <w:trPr>
          <w:ins w:id="292" w:author="nohemi fabiola serrano aguilar" w:date="2026-10-30T23:01:00Z"/>
        </w:trPr>
        <w:tc>
          <w:tcPr>
            <w:tcW w:w="2234" w:type="dxa"/>
          </w:tcPr>
          <w:p w14:paraId="4F0E1BAF" w14:textId="5713324A" w:rsidR="00CD37E3" w:rsidRPr="00645BBB" w:rsidRDefault="00CD37E3">
            <w:pPr>
              <w:jc w:val="center"/>
              <w:rPr>
                <w:ins w:id="293" w:author="nohemi fabiola serrano aguilar" w:date="2026-10-30T23:01:00Z" w16du:dateUtc="2026-10-30T23:01:00Z"/>
                <w:rFonts w:ascii="Calibri" w:eastAsia="Times New Roman" w:hAnsi="Calibri" w:cs="Calibri"/>
                <w:b/>
                <w:bCs/>
                <w:lang w:val="es-MX"/>
                <w:rPrChange w:id="294" w:author="nohemi fabiola serrano aguilar" w:date="2026-10-30T23:15:00Z" w16du:dateUtc="2026-10-30T23:15:00Z">
                  <w:rPr>
                    <w:ins w:id="295" w:author="nohemi fabiola serrano aguilar" w:date="2026-10-30T23:01:00Z" w16du:dateUtc="2026-10-30T23:01:00Z"/>
                    <w:rFonts w:ascii="Calibri" w:eastAsia="Times New Roman" w:hAnsi="Calibri" w:cs="Calibri"/>
                    <w:sz w:val="24"/>
                    <w:szCs w:val="24"/>
                    <w:lang w:val="es-MX"/>
                  </w:rPr>
                </w:rPrChange>
              </w:rPr>
              <w:pPrChange w:id="296" w:author="nohemi fabiola serrano aguilar" w:date="2026-10-31T01:46:00Z" w16du:dateUtc="2026-10-31T01:46:00Z">
                <w:pPr/>
              </w:pPrChange>
            </w:pPr>
            <w:ins w:id="297" w:author="nohemi fabiola serrano aguilar" w:date="2026-10-30T23:03:00Z" w16du:dateUtc="2026-10-30T23:03:00Z">
              <w:r w:rsidRPr="00645BBB">
                <w:rPr>
                  <w:rFonts w:ascii="Calibri" w:eastAsia="Times New Roman" w:hAnsi="Calibri" w:cs="Calibri"/>
                  <w:b/>
                  <w:bCs/>
                  <w:lang w:val="es-MX"/>
                  <w:rPrChange w:id="298" w:author="nohemi fabiola serrano aguilar" w:date="2026-10-30T23:15:00Z" w16du:dateUtc="2026-10-30T23:15:00Z">
                    <w:rPr>
                      <w:rFonts w:ascii="Calibri" w:eastAsia="Times New Roman" w:hAnsi="Calibri" w:cs="Calibri"/>
                      <w:sz w:val="24"/>
                      <w:szCs w:val="24"/>
                      <w:lang w:val="es-MX"/>
                    </w:rPr>
                  </w:rPrChange>
                </w:rPr>
                <w:t>Mediana</w:t>
              </w:r>
            </w:ins>
            <w:ins w:id="299" w:author="nohemi fabiola serrano aguilar" w:date="2026-10-30T23:04:00Z" w16du:dateUtc="2026-10-30T23:04:00Z">
              <w:r w:rsidRPr="00645BBB">
                <w:rPr>
                  <w:rFonts w:ascii="Calibri" w:eastAsia="Times New Roman" w:hAnsi="Calibri" w:cs="Calibri"/>
                  <w:b/>
                  <w:bCs/>
                  <w:lang w:val="es-MX"/>
                  <w:rPrChange w:id="300" w:author="nohemi fabiola serrano aguilar" w:date="2026-10-30T23:15:00Z" w16du:dateUtc="2026-10-30T23:15:00Z">
                    <w:rPr>
                      <w:rFonts w:ascii="Calibri" w:eastAsia="Times New Roman" w:hAnsi="Calibri" w:cs="Calibri"/>
                      <w:sz w:val="24"/>
                      <w:szCs w:val="24"/>
                      <w:lang w:val="es-MX"/>
                    </w:rPr>
                  </w:rPrChange>
                </w:rPr>
                <w:t xml:space="preserve"> (Q2</w:t>
              </w:r>
            </w:ins>
            <w:ins w:id="301" w:author="nohemi fabiola serrano aguilar" w:date="2026-10-30T23:05:00Z" w16du:dateUtc="2026-10-30T23:05:00Z">
              <w:r w:rsidRPr="00645BBB">
                <w:rPr>
                  <w:rFonts w:ascii="Calibri" w:eastAsia="Times New Roman" w:hAnsi="Calibri" w:cs="Calibri"/>
                  <w:b/>
                  <w:bCs/>
                  <w:lang w:val="es-MX"/>
                  <w:rPrChange w:id="302" w:author="nohemi fabiola serrano aguilar" w:date="2026-10-30T23:15:00Z" w16du:dateUtc="2026-10-30T23:15:00Z">
                    <w:rPr>
                      <w:rFonts w:ascii="Calibri" w:eastAsia="Times New Roman" w:hAnsi="Calibri" w:cs="Calibri"/>
                      <w:sz w:val="24"/>
                      <w:szCs w:val="24"/>
                      <w:lang w:val="es-MX"/>
                    </w:rPr>
                  </w:rPrChange>
                </w:rPr>
                <w:t xml:space="preserve"> / Percentile 50)</w:t>
              </w:r>
            </w:ins>
          </w:p>
        </w:tc>
        <w:tc>
          <w:tcPr>
            <w:tcW w:w="2223" w:type="dxa"/>
          </w:tcPr>
          <w:p w14:paraId="6B48ED93" w14:textId="5AD63A0F" w:rsidR="00CD37E3" w:rsidRDefault="00CD37E3">
            <w:pPr>
              <w:jc w:val="center"/>
              <w:rPr>
                <w:ins w:id="303" w:author="nohemi fabiola serrano aguilar" w:date="2026-10-30T23:01:00Z" w16du:dateUtc="2026-10-30T23:01:00Z"/>
                <w:rFonts w:ascii="Calibri" w:eastAsia="Times New Roman" w:hAnsi="Calibri" w:cs="Calibri"/>
                <w:sz w:val="24"/>
                <w:szCs w:val="24"/>
                <w:lang w:val="es-MX"/>
              </w:rPr>
              <w:pPrChange w:id="304" w:author="nohemi fabiola serrano aguilar" w:date="2026-10-31T01:46:00Z" w16du:dateUtc="2026-10-31T01:46:00Z">
                <w:pPr/>
              </w:pPrChange>
            </w:pPr>
            <w:ins w:id="305" w:author="nohemi fabiola serrano aguilar" w:date="2026-10-30T23:08:00Z" w16du:dateUtc="2026-10-30T23:08:00Z">
              <w:r>
                <w:rPr>
                  <w:rFonts w:ascii="Calibri" w:eastAsia="Times New Roman" w:hAnsi="Calibri" w:cs="Calibri"/>
                  <w:sz w:val="24"/>
                  <w:szCs w:val="24"/>
                  <w:lang w:val="es-MX"/>
                </w:rPr>
                <w:t>4,919.0</w:t>
              </w:r>
            </w:ins>
          </w:p>
        </w:tc>
        <w:tc>
          <w:tcPr>
            <w:tcW w:w="2149" w:type="dxa"/>
          </w:tcPr>
          <w:p w14:paraId="67CF1AE8" w14:textId="1E550DC8" w:rsidR="00CD37E3" w:rsidRDefault="00645BBB">
            <w:pPr>
              <w:jc w:val="center"/>
              <w:rPr>
                <w:ins w:id="306" w:author="nohemi fabiola serrano aguilar" w:date="2026-10-30T23:01:00Z" w16du:dateUtc="2026-10-30T23:01:00Z"/>
                <w:rFonts w:ascii="Calibri" w:eastAsia="Times New Roman" w:hAnsi="Calibri" w:cs="Calibri"/>
                <w:sz w:val="24"/>
                <w:szCs w:val="24"/>
                <w:lang w:val="es-MX"/>
              </w:rPr>
              <w:pPrChange w:id="307" w:author="nohemi fabiola serrano aguilar" w:date="2026-10-31T01:46:00Z" w16du:dateUtc="2026-10-31T01:46:00Z">
                <w:pPr/>
              </w:pPrChange>
            </w:pPr>
            <w:ins w:id="308" w:author="nohemi fabiola serrano aguilar" w:date="2026-10-30T23:10:00Z" w16du:dateUtc="2026-10-30T23:10:00Z">
              <w:r>
                <w:rPr>
                  <w:rFonts w:ascii="Calibri" w:eastAsia="Times New Roman" w:hAnsi="Calibri" w:cs="Calibri"/>
                  <w:sz w:val="24"/>
                  <w:szCs w:val="24"/>
                  <w:lang w:val="es-MX"/>
                </w:rPr>
                <w:t>36.0</w:t>
              </w:r>
            </w:ins>
          </w:p>
        </w:tc>
        <w:tc>
          <w:tcPr>
            <w:tcW w:w="2410" w:type="dxa"/>
          </w:tcPr>
          <w:p w14:paraId="0F4835E3" w14:textId="2C9A11AA" w:rsidR="00CD37E3" w:rsidRDefault="00645BBB">
            <w:pPr>
              <w:jc w:val="center"/>
              <w:rPr>
                <w:ins w:id="309" w:author="nohemi fabiola serrano aguilar" w:date="2026-10-30T23:01:00Z" w16du:dateUtc="2026-10-30T23:01:00Z"/>
                <w:rFonts w:ascii="Calibri" w:eastAsia="Times New Roman" w:hAnsi="Calibri" w:cs="Calibri"/>
                <w:sz w:val="24"/>
                <w:szCs w:val="24"/>
                <w:lang w:val="es-MX"/>
              </w:rPr>
              <w:pPrChange w:id="310" w:author="nohemi fabiola serrano aguilar" w:date="2026-10-31T01:46:00Z" w16du:dateUtc="2026-10-31T01:46:00Z">
                <w:pPr/>
              </w:pPrChange>
            </w:pPr>
            <w:ins w:id="311" w:author="nohemi fabiola serrano aguilar" w:date="2026-10-30T23:12:00Z" w16du:dateUtc="2026-10-30T23:12:00Z">
              <w:r>
                <w:rPr>
                  <w:rFonts w:ascii="Calibri" w:eastAsia="Times New Roman" w:hAnsi="Calibri" w:cs="Calibri"/>
                  <w:sz w:val="24"/>
                  <w:szCs w:val="24"/>
                  <w:lang w:val="es-MX"/>
                </w:rPr>
                <w:t>3.0</w:t>
              </w:r>
            </w:ins>
          </w:p>
        </w:tc>
      </w:tr>
      <w:tr w:rsidR="00CD37E3" w14:paraId="1BEB191F" w14:textId="77777777" w:rsidTr="00CD37E3">
        <w:trPr>
          <w:ins w:id="312" w:author="nohemi fabiola serrano aguilar" w:date="2026-10-30T23:01:00Z"/>
        </w:trPr>
        <w:tc>
          <w:tcPr>
            <w:tcW w:w="2234" w:type="dxa"/>
          </w:tcPr>
          <w:p w14:paraId="4611911C" w14:textId="0F329022" w:rsidR="00CD37E3" w:rsidRPr="00645BBB" w:rsidRDefault="00CD37E3">
            <w:pPr>
              <w:jc w:val="center"/>
              <w:rPr>
                <w:ins w:id="313" w:author="nohemi fabiola serrano aguilar" w:date="2026-10-30T23:01:00Z" w16du:dateUtc="2026-10-30T23:01:00Z"/>
                <w:rFonts w:ascii="Calibri" w:eastAsia="Times New Roman" w:hAnsi="Calibri" w:cs="Calibri"/>
                <w:b/>
                <w:bCs/>
                <w:lang w:val="es-MX"/>
                <w:rPrChange w:id="314" w:author="nohemi fabiola serrano aguilar" w:date="2026-10-30T23:15:00Z" w16du:dateUtc="2026-10-30T23:15:00Z">
                  <w:rPr>
                    <w:ins w:id="315" w:author="nohemi fabiola serrano aguilar" w:date="2026-10-30T23:01:00Z" w16du:dateUtc="2026-10-30T23:01:00Z"/>
                    <w:rFonts w:ascii="Calibri" w:eastAsia="Times New Roman" w:hAnsi="Calibri" w:cs="Calibri"/>
                    <w:sz w:val="24"/>
                    <w:szCs w:val="24"/>
                    <w:lang w:val="es-MX"/>
                  </w:rPr>
                </w:rPrChange>
              </w:rPr>
              <w:pPrChange w:id="316" w:author="nohemi fabiola serrano aguilar" w:date="2026-10-31T01:46:00Z" w16du:dateUtc="2026-10-31T01:46:00Z">
                <w:pPr/>
              </w:pPrChange>
            </w:pPr>
            <w:ins w:id="317" w:author="nohemi fabiola serrano aguilar" w:date="2026-10-30T23:03:00Z" w16du:dateUtc="2026-10-30T23:03:00Z">
              <w:r w:rsidRPr="00645BBB">
                <w:rPr>
                  <w:rFonts w:ascii="Calibri" w:eastAsia="Times New Roman" w:hAnsi="Calibri" w:cs="Calibri"/>
                  <w:b/>
                  <w:bCs/>
                  <w:lang w:val="es-MX"/>
                  <w:rPrChange w:id="318" w:author="nohemi fabiola serrano aguilar" w:date="2026-10-30T23:15:00Z" w16du:dateUtc="2026-10-30T23:15:00Z">
                    <w:rPr>
                      <w:rFonts w:ascii="Calibri" w:eastAsia="Times New Roman" w:hAnsi="Calibri" w:cs="Calibri"/>
                      <w:sz w:val="24"/>
                      <w:szCs w:val="24"/>
                      <w:lang w:val="es-MX"/>
                    </w:rPr>
                  </w:rPrChange>
                </w:rPr>
                <w:t>Moda</w:t>
              </w:r>
            </w:ins>
          </w:p>
        </w:tc>
        <w:tc>
          <w:tcPr>
            <w:tcW w:w="2223" w:type="dxa"/>
          </w:tcPr>
          <w:p w14:paraId="2AF8AA67" w14:textId="1FB6E0D7" w:rsidR="00CD37E3" w:rsidRDefault="00645BBB">
            <w:pPr>
              <w:jc w:val="center"/>
              <w:rPr>
                <w:ins w:id="319" w:author="nohemi fabiola serrano aguilar" w:date="2026-10-30T23:01:00Z" w16du:dateUtc="2026-10-30T23:01:00Z"/>
                <w:rFonts w:ascii="Calibri" w:eastAsia="Times New Roman" w:hAnsi="Calibri" w:cs="Calibri"/>
                <w:sz w:val="24"/>
                <w:szCs w:val="24"/>
                <w:lang w:val="es-MX"/>
              </w:rPr>
              <w:pPrChange w:id="320" w:author="nohemi fabiola serrano aguilar" w:date="2026-10-31T01:46:00Z" w16du:dateUtc="2026-10-31T01:46:00Z">
                <w:pPr/>
              </w:pPrChange>
            </w:pPr>
            <w:ins w:id="321" w:author="nohemi fabiola serrano aguilar" w:date="2026-10-30T23:08:00Z" w16du:dateUtc="2026-10-30T23:08:00Z">
              <w:r>
                <w:rPr>
                  <w:rFonts w:ascii="Calibri" w:eastAsia="Times New Roman" w:hAnsi="Calibri" w:cs="Calibri"/>
                  <w:sz w:val="24"/>
                  <w:szCs w:val="24"/>
                  <w:lang w:val="es-MX"/>
                </w:rPr>
                <w:t>2,342</w:t>
              </w:r>
            </w:ins>
          </w:p>
        </w:tc>
        <w:tc>
          <w:tcPr>
            <w:tcW w:w="2149" w:type="dxa"/>
          </w:tcPr>
          <w:p w14:paraId="20ADF2FC" w14:textId="4736E52C" w:rsidR="00CD37E3" w:rsidRDefault="00645BBB">
            <w:pPr>
              <w:jc w:val="center"/>
              <w:rPr>
                <w:ins w:id="322" w:author="nohemi fabiola serrano aguilar" w:date="2026-10-30T23:01:00Z" w16du:dateUtc="2026-10-30T23:01:00Z"/>
                <w:rFonts w:ascii="Calibri" w:eastAsia="Times New Roman" w:hAnsi="Calibri" w:cs="Calibri"/>
                <w:sz w:val="24"/>
                <w:szCs w:val="24"/>
                <w:lang w:val="es-MX"/>
              </w:rPr>
              <w:pPrChange w:id="323" w:author="nohemi fabiola serrano aguilar" w:date="2026-10-31T01:46:00Z" w16du:dateUtc="2026-10-31T01:46:00Z">
                <w:pPr/>
              </w:pPrChange>
            </w:pPr>
            <w:ins w:id="324" w:author="nohemi fabiola serrano aguilar" w:date="2026-10-30T23:10:00Z" w16du:dateUtc="2026-10-30T23:10:00Z">
              <w:r>
                <w:rPr>
                  <w:rFonts w:ascii="Calibri" w:eastAsia="Times New Roman" w:hAnsi="Calibri" w:cs="Calibri"/>
                  <w:sz w:val="24"/>
                  <w:szCs w:val="24"/>
                  <w:lang w:val="es-MX"/>
                </w:rPr>
                <w:t>35</w:t>
              </w:r>
            </w:ins>
          </w:p>
        </w:tc>
        <w:tc>
          <w:tcPr>
            <w:tcW w:w="2410" w:type="dxa"/>
          </w:tcPr>
          <w:p w14:paraId="4C4F5E8D" w14:textId="1A2F7B6F" w:rsidR="00CD37E3" w:rsidRDefault="00645BBB">
            <w:pPr>
              <w:jc w:val="center"/>
              <w:rPr>
                <w:ins w:id="325" w:author="nohemi fabiola serrano aguilar" w:date="2026-10-30T23:01:00Z" w16du:dateUtc="2026-10-30T23:01:00Z"/>
                <w:rFonts w:ascii="Calibri" w:eastAsia="Times New Roman" w:hAnsi="Calibri" w:cs="Calibri"/>
                <w:sz w:val="24"/>
                <w:szCs w:val="24"/>
                <w:lang w:val="es-MX"/>
              </w:rPr>
              <w:pPrChange w:id="326" w:author="nohemi fabiola serrano aguilar" w:date="2026-10-31T01:46:00Z" w16du:dateUtc="2026-10-31T01:46:00Z">
                <w:pPr/>
              </w:pPrChange>
            </w:pPr>
            <w:ins w:id="327" w:author="nohemi fabiola serrano aguilar" w:date="2026-10-30T23:12:00Z" w16du:dateUtc="2026-10-30T23:12:00Z">
              <w:r>
                <w:rPr>
                  <w:rFonts w:ascii="Calibri" w:eastAsia="Times New Roman" w:hAnsi="Calibri" w:cs="Calibri"/>
                  <w:sz w:val="24"/>
                  <w:szCs w:val="24"/>
                  <w:lang w:val="es-MX"/>
                </w:rPr>
                <w:t>2</w:t>
              </w:r>
            </w:ins>
          </w:p>
        </w:tc>
      </w:tr>
      <w:tr w:rsidR="00CD37E3" w14:paraId="70D99CBB" w14:textId="77777777" w:rsidTr="00CD37E3">
        <w:trPr>
          <w:ins w:id="328" w:author="nohemi fabiola serrano aguilar" w:date="2026-10-30T23:01:00Z"/>
        </w:trPr>
        <w:tc>
          <w:tcPr>
            <w:tcW w:w="2234" w:type="dxa"/>
          </w:tcPr>
          <w:p w14:paraId="252F8232" w14:textId="72044219" w:rsidR="00CD37E3" w:rsidRPr="00645BBB" w:rsidRDefault="00CD37E3">
            <w:pPr>
              <w:jc w:val="center"/>
              <w:rPr>
                <w:ins w:id="329" w:author="nohemi fabiola serrano aguilar" w:date="2026-10-30T23:01:00Z" w16du:dateUtc="2026-10-30T23:01:00Z"/>
                <w:rFonts w:ascii="Calibri" w:eastAsia="Times New Roman" w:hAnsi="Calibri" w:cs="Calibri"/>
                <w:b/>
                <w:bCs/>
                <w:lang w:val="es-MX"/>
                <w:rPrChange w:id="330" w:author="nohemi fabiola serrano aguilar" w:date="2026-10-30T23:15:00Z" w16du:dateUtc="2026-10-30T23:15:00Z">
                  <w:rPr>
                    <w:ins w:id="331" w:author="nohemi fabiola serrano aguilar" w:date="2026-10-30T23:01:00Z" w16du:dateUtc="2026-10-30T23:01:00Z"/>
                    <w:rFonts w:ascii="Calibri" w:eastAsia="Times New Roman" w:hAnsi="Calibri" w:cs="Calibri"/>
                    <w:sz w:val="24"/>
                    <w:szCs w:val="24"/>
                    <w:lang w:val="es-MX"/>
                  </w:rPr>
                </w:rPrChange>
              </w:rPr>
              <w:pPrChange w:id="332" w:author="nohemi fabiola serrano aguilar" w:date="2026-10-31T01:46:00Z" w16du:dateUtc="2026-10-31T01:46:00Z">
                <w:pPr/>
              </w:pPrChange>
            </w:pPr>
            <w:ins w:id="333" w:author="nohemi fabiola serrano aguilar" w:date="2026-10-30T23:04:00Z" w16du:dateUtc="2026-10-30T23:04:00Z">
              <w:r w:rsidRPr="00645BBB">
                <w:rPr>
                  <w:rFonts w:ascii="Calibri" w:eastAsia="Times New Roman" w:hAnsi="Calibri" w:cs="Calibri"/>
                  <w:b/>
                  <w:bCs/>
                  <w:lang w:val="es-MX"/>
                  <w:rPrChange w:id="334" w:author="nohemi fabiola serrano aguilar" w:date="2026-10-30T23:15:00Z" w16du:dateUtc="2026-10-30T23:15:00Z">
                    <w:rPr>
                      <w:rFonts w:ascii="Calibri" w:eastAsia="Times New Roman" w:hAnsi="Calibri" w:cs="Calibri"/>
                      <w:sz w:val="24"/>
                      <w:szCs w:val="24"/>
                      <w:lang w:val="es-MX"/>
                    </w:rPr>
                  </w:rPrChange>
                </w:rPr>
                <w:t>Standard Deviation</w:t>
              </w:r>
            </w:ins>
          </w:p>
        </w:tc>
        <w:tc>
          <w:tcPr>
            <w:tcW w:w="2223" w:type="dxa"/>
          </w:tcPr>
          <w:p w14:paraId="2AA27A07" w14:textId="3B94F8A1" w:rsidR="00CD37E3" w:rsidRDefault="00645BBB">
            <w:pPr>
              <w:jc w:val="center"/>
              <w:rPr>
                <w:ins w:id="335" w:author="nohemi fabiola serrano aguilar" w:date="2026-10-30T23:01:00Z" w16du:dateUtc="2026-10-30T23:01:00Z"/>
                <w:rFonts w:ascii="Calibri" w:eastAsia="Times New Roman" w:hAnsi="Calibri" w:cs="Calibri"/>
                <w:sz w:val="24"/>
                <w:szCs w:val="24"/>
                <w:lang w:val="es-MX"/>
              </w:rPr>
              <w:pPrChange w:id="336" w:author="nohemi fabiola serrano aguilar" w:date="2026-10-31T01:46:00Z" w16du:dateUtc="2026-10-31T01:46:00Z">
                <w:pPr/>
              </w:pPrChange>
            </w:pPr>
            <w:ins w:id="337" w:author="nohemi fabiola serrano aguilar" w:date="2026-10-30T23:08:00Z" w16du:dateUtc="2026-10-30T23:08:00Z">
              <w:r>
                <w:rPr>
                  <w:rFonts w:ascii="Calibri" w:eastAsia="Times New Roman" w:hAnsi="Calibri" w:cs="Calibri"/>
                  <w:sz w:val="24"/>
                  <w:szCs w:val="24"/>
                  <w:lang w:val="es-MX"/>
                </w:rPr>
                <w:t>4,7</w:t>
              </w:r>
            </w:ins>
            <w:ins w:id="338" w:author="nohemi fabiola serrano aguilar" w:date="2026-10-30T23:09:00Z" w16du:dateUtc="2026-10-30T23:09:00Z">
              <w:r>
                <w:rPr>
                  <w:rFonts w:ascii="Calibri" w:eastAsia="Times New Roman" w:hAnsi="Calibri" w:cs="Calibri"/>
                  <w:sz w:val="24"/>
                  <w:szCs w:val="24"/>
                  <w:lang w:val="es-MX"/>
                </w:rPr>
                <w:t>07.96</w:t>
              </w:r>
            </w:ins>
          </w:p>
        </w:tc>
        <w:tc>
          <w:tcPr>
            <w:tcW w:w="2149" w:type="dxa"/>
          </w:tcPr>
          <w:p w14:paraId="36302B6C" w14:textId="203B9BBB" w:rsidR="00CD37E3" w:rsidRDefault="00645BBB">
            <w:pPr>
              <w:jc w:val="center"/>
              <w:rPr>
                <w:ins w:id="339" w:author="nohemi fabiola serrano aguilar" w:date="2026-10-30T23:01:00Z" w16du:dateUtc="2026-10-30T23:01:00Z"/>
                <w:rFonts w:ascii="Calibri" w:eastAsia="Times New Roman" w:hAnsi="Calibri" w:cs="Calibri"/>
                <w:sz w:val="24"/>
                <w:szCs w:val="24"/>
                <w:lang w:val="es-MX"/>
              </w:rPr>
              <w:pPrChange w:id="340" w:author="nohemi fabiola serrano aguilar" w:date="2026-10-31T01:46:00Z" w16du:dateUtc="2026-10-31T01:46:00Z">
                <w:pPr/>
              </w:pPrChange>
            </w:pPr>
            <w:ins w:id="341" w:author="nohemi fabiola serrano aguilar" w:date="2026-10-30T23:10:00Z" w16du:dateUtc="2026-10-30T23:10:00Z">
              <w:r>
                <w:rPr>
                  <w:rFonts w:ascii="Calibri" w:eastAsia="Times New Roman" w:hAnsi="Calibri" w:cs="Calibri"/>
                  <w:sz w:val="24"/>
                  <w:szCs w:val="24"/>
                  <w:lang w:val="es-MX"/>
                </w:rPr>
                <w:t>9.14</w:t>
              </w:r>
            </w:ins>
          </w:p>
        </w:tc>
        <w:tc>
          <w:tcPr>
            <w:tcW w:w="2410" w:type="dxa"/>
          </w:tcPr>
          <w:p w14:paraId="70FE8FA5" w14:textId="6BC0C7FD" w:rsidR="00CD37E3" w:rsidRDefault="00645BBB">
            <w:pPr>
              <w:jc w:val="center"/>
              <w:rPr>
                <w:ins w:id="342" w:author="nohemi fabiola serrano aguilar" w:date="2026-10-30T23:01:00Z" w16du:dateUtc="2026-10-30T23:01:00Z"/>
                <w:rFonts w:ascii="Calibri" w:eastAsia="Times New Roman" w:hAnsi="Calibri" w:cs="Calibri"/>
                <w:sz w:val="24"/>
                <w:szCs w:val="24"/>
                <w:lang w:val="es-MX"/>
              </w:rPr>
              <w:pPrChange w:id="343" w:author="nohemi fabiola serrano aguilar" w:date="2026-10-31T01:46:00Z" w16du:dateUtc="2026-10-31T01:46:00Z">
                <w:pPr/>
              </w:pPrChange>
            </w:pPr>
            <w:ins w:id="344" w:author="nohemi fabiola serrano aguilar" w:date="2026-10-30T23:12:00Z" w16du:dateUtc="2026-10-30T23:12:00Z">
              <w:r>
                <w:rPr>
                  <w:rFonts w:ascii="Calibri" w:eastAsia="Times New Roman" w:hAnsi="Calibri" w:cs="Calibri"/>
                  <w:sz w:val="24"/>
                  <w:szCs w:val="24"/>
                  <w:lang w:val="es-MX"/>
                </w:rPr>
                <w:t>1.29</w:t>
              </w:r>
            </w:ins>
          </w:p>
        </w:tc>
      </w:tr>
      <w:tr w:rsidR="00CD37E3" w14:paraId="59FF7FF3" w14:textId="77777777" w:rsidTr="00CD37E3">
        <w:trPr>
          <w:ins w:id="345" w:author="nohemi fabiola serrano aguilar" w:date="2026-10-30T23:01:00Z"/>
        </w:trPr>
        <w:tc>
          <w:tcPr>
            <w:tcW w:w="2234" w:type="dxa"/>
          </w:tcPr>
          <w:p w14:paraId="675EB26F" w14:textId="79254C7C" w:rsidR="00CD37E3" w:rsidRPr="00645BBB" w:rsidRDefault="00CD37E3">
            <w:pPr>
              <w:jc w:val="center"/>
              <w:rPr>
                <w:ins w:id="346" w:author="nohemi fabiola serrano aguilar" w:date="2026-10-30T23:01:00Z" w16du:dateUtc="2026-10-30T23:01:00Z"/>
                <w:rFonts w:ascii="Calibri" w:eastAsia="Times New Roman" w:hAnsi="Calibri" w:cs="Calibri"/>
                <w:b/>
                <w:bCs/>
                <w:lang w:val="es-MX"/>
                <w:rPrChange w:id="347" w:author="nohemi fabiola serrano aguilar" w:date="2026-10-30T23:15:00Z" w16du:dateUtc="2026-10-30T23:15:00Z">
                  <w:rPr>
                    <w:ins w:id="348" w:author="nohemi fabiola serrano aguilar" w:date="2026-10-30T23:01:00Z" w16du:dateUtc="2026-10-30T23:01:00Z"/>
                    <w:rFonts w:ascii="Calibri" w:eastAsia="Times New Roman" w:hAnsi="Calibri" w:cs="Calibri"/>
                    <w:sz w:val="24"/>
                    <w:szCs w:val="24"/>
                    <w:lang w:val="es-MX"/>
                  </w:rPr>
                </w:rPrChange>
              </w:rPr>
              <w:pPrChange w:id="349" w:author="nohemi fabiola serrano aguilar" w:date="2026-10-31T01:46:00Z" w16du:dateUtc="2026-10-31T01:46:00Z">
                <w:pPr/>
              </w:pPrChange>
            </w:pPr>
            <w:ins w:id="350" w:author="nohemi fabiola serrano aguilar" w:date="2026-10-30T23:05:00Z" w16du:dateUtc="2026-10-30T23:05:00Z">
              <w:r w:rsidRPr="00645BBB">
                <w:rPr>
                  <w:rFonts w:ascii="Calibri" w:eastAsia="Times New Roman" w:hAnsi="Calibri" w:cs="Calibri"/>
                  <w:b/>
                  <w:bCs/>
                  <w:lang w:val="es-MX"/>
                  <w:rPrChange w:id="351" w:author="nohemi fabiola serrano aguilar" w:date="2026-10-30T23:15:00Z" w16du:dateUtc="2026-10-30T23:15:00Z">
                    <w:rPr>
                      <w:rFonts w:ascii="Calibri" w:eastAsia="Times New Roman" w:hAnsi="Calibri" w:cs="Calibri"/>
                      <w:sz w:val="24"/>
                      <w:szCs w:val="24"/>
                      <w:lang w:val="es-MX"/>
                    </w:rPr>
                  </w:rPrChange>
                </w:rPr>
                <w:t>Primer Cuartil (Q1/Percentile 25)</w:t>
              </w:r>
            </w:ins>
          </w:p>
        </w:tc>
        <w:tc>
          <w:tcPr>
            <w:tcW w:w="2223" w:type="dxa"/>
          </w:tcPr>
          <w:p w14:paraId="36F039F2" w14:textId="370F4525" w:rsidR="00CD37E3" w:rsidRDefault="00645BBB">
            <w:pPr>
              <w:jc w:val="center"/>
              <w:rPr>
                <w:ins w:id="352" w:author="nohemi fabiola serrano aguilar" w:date="2026-10-30T23:01:00Z" w16du:dateUtc="2026-10-30T23:01:00Z"/>
                <w:rFonts w:ascii="Calibri" w:eastAsia="Times New Roman" w:hAnsi="Calibri" w:cs="Calibri"/>
                <w:sz w:val="24"/>
                <w:szCs w:val="24"/>
                <w:lang w:val="es-MX"/>
              </w:rPr>
              <w:pPrChange w:id="353" w:author="nohemi fabiola serrano aguilar" w:date="2026-10-31T01:46:00Z" w16du:dateUtc="2026-10-31T01:46:00Z">
                <w:pPr/>
              </w:pPrChange>
            </w:pPr>
            <w:ins w:id="354" w:author="nohemi fabiola serrano aguilar" w:date="2026-10-30T23:09:00Z" w16du:dateUtc="2026-10-30T23:09:00Z">
              <w:r>
                <w:rPr>
                  <w:rFonts w:ascii="Calibri" w:eastAsia="Times New Roman" w:hAnsi="Calibri" w:cs="Calibri"/>
                  <w:sz w:val="24"/>
                  <w:szCs w:val="24"/>
                  <w:lang w:val="es-MX"/>
                </w:rPr>
                <w:t>2,911.0</w:t>
              </w:r>
            </w:ins>
          </w:p>
        </w:tc>
        <w:tc>
          <w:tcPr>
            <w:tcW w:w="2149" w:type="dxa"/>
          </w:tcPr>
          <w:p w14:paraId="38EBC8CA" w14:textId="7A155487" w:rsidR="00CD37E3" w:rsidRDefault="00645BBB">
            <w:pPr>
              <w:jc w:val="center"/>
              <w:rPr>
                <w:ins w:id="355" w:author="nohemi fabiola serrano aguilar" w:date="2026-10-30T23:01:00Z" w16du:dateUtc="2026-10-30T23:01:00Z"/>
                <w:rFonts w:ascii="Calibri" w:eastAsia="Times New Roman" w:hAnsi="Calibri" w:cs="Calibri"/>
                <w:sz w:val="24"/>
                <w:szCs w:val="24"/>
                <w:lang w:val="es-MX"/>
              </w:rPr>
              <w:pPrChange w:id="356" w:author="nohemi fabiola serrano aguilar" w:date="2026-10-31T01:46:00Z" w16du:dateUtc="2026-10-31T01:46:00Z">
                <w:pPr/>
              </w:pPrChange>
            </w:pPr>
            <w:ins w:id="357" w:author="nohemi fabiola serrano aguilar" w:date="2026-10-30T23:11:00Z" w16du:dateUtc="2026-10-30T23:11:00Z">
              <w:r>
                <w:rPr>
                  <w:rFonts w:ascii="Calibri" w:eastAsia="Times New Roman" w:hAnsi="Calibri" w:cs="Calibri"/>
                  <w:sz w:val="24"/>
                  <w:szCs w:val="24"/>
                  <w:lang w:val="es-MX"/>
                </w:rPr>
                <w:t>30.0</w:t>
              </w:r>
            </w:ins>
          </w:p>
        </w:tc>
        <w:tc>
          <w:tcPr>
            <w:tcW w:w="2410" w:type="dxa"/>
          </w:tcPr>
          <w:p w14:paraId="4882B8FC" w14:textId="46E084AD" w:rsidR="00CD37E3" w:rsidRDefault="00645BBB">
            <w:pPr>
              <w:jc w:val="center"/>
              <w:rPr>
                <w:ins w:id="358" w:author="nohemi fabiola serrano aguilar" w:date="2026-10-30T23:01:00Z" w16du:dateUtc="2026-10-30T23:01:00Z"/>
                <w:rFonts w:ascii="Calibri" w:eastAsia="Times New Roman" w:hAnsi="Calibri" w:cs="Calibri"/>
                <w:sz w:val="24"/>
                <w:szCs w:val="24"/>
                <w:lang w:val="es-MX"/>
              </w:rPr>
              <w:pPrChange w:id="359" w:author="nohemi fabiola serrano aguilar" w:date="2026-10-31T01:46:00Z" w16du:dateUtc="2026-10-31T01:46:00Z">
                <w:pPr/>
              </w:pPrChange>
            </w:pPr>
            <w:ins w:id="360" w:author="nohemi fabiola serrano aguilar" w:date="2026-10-30T23:12:00Z" w16du:dateUtc="2026-10-30T23:12:00Z">
              <w:r>
                <w:rPr>
                  <w:rFonts w:ascii="Calibri" w:eastAsia="Times New Roman" w:hAnsi="Calibri" w:cs="Calibri"/>
                  <w:sz w:val="24"/>
                  <w:szCs w:val="24"/>
                  <w:lang w:val="es-MX"/>
                </w:rPr>
                <w:t>2.0</w:t>
              </w:r>
            </w:ins>
          </w:p>
        </w:tc>
      </w:tr>
      <w:tr w:rsidR="00CD37E3" w14:paraId="15AD2F78" w14:textId="77777777" w:rsidTr="00CD37E3">
        <w:trPr>
          <w:ins w:id="361" w:author="nohemi fabiola serrano aguilar" w:date="2026-10-30T23:01:00Z"/>
        </w:trPr>
        <w:tc>
          <w:tcPr>
            <w:tcW w:w="2234" w:type="dxa"/>
          </w:tcPr>
          <w:p w14:paraId="39DC7667" w14:textId="0CEEB15A" w:rsidR="00CD37E3" w:rsidRPr="00645BBB" w:rsidRDefault="00CD37E3">
            <w:pPr>
              <w:jc w:val="center"/>
              <w:rPr>
                <w:ins w:id="362" w:author="nohemi fabiola serrano aguilar" w:date="2026-10-30T23:01:00Z" w16du:dateUtc="2026-10-30T23:01:00Z"/>
                <w:rFonts w:ascii="Calibri" w:eastAsia="Times New Roman" w:hAnsi="Calibri" w:cs="Calibri"/>
                <w:b/>
                <w:bCs/>
                <w:lang w:val="es-MX"/>
                <w:rPrChange w:id="363" w:author="nohemi fabiola serrano aguilar" w:date="2026-10-30T23:15:00Z" w16du:dateUtc="2026-10-30T23:15:00Z">
                  <w:rPr>
                    <w:ins w:id="364" w:author="nohemi fabiola serrano aguilar" w:date="2026-10-30T23:01:00Z" w16du:dateUtc="2026-10-30T23:01:00Z"/>
                    <w:rFonts w:ascii="Calibri" w:eastAsia="Times New Roman" w:hAnsi="Calibri" w:cs="Calibri"/>
                    <w:sz w:val="24"/>
                    <w:szCs w:val="24"/>
                    <w:lang w:val="es-MX"/>
                  </w:rPr>
                </w:rPrChange>
              </w:rPr>
              <w:pPrChange w:id="365" w:author="nohemi fabiola serrano aguilar" w:date="2026-10-31T01:46:00Z" w16du:dateUtc="2026-10-31T01:46:00Z">
                <w:pPr/>
              </w:pPrChange>
            </w:pPr>
            <w:ins w:id="366" w:author="nohemi fabiola serrano aguilar" w:date="2026-10-30T23:06:00Z" w16du:dateUtc="2026-10-30T23:06:00Z">
              <w:r w:rsidRPr="00645BBB">
                <w:rPr>
                  <w:rFonts w:ascii="Calibri" w:eastAsia="Times New Roman" w:hAnsi="Calibri" w:cs="Calibri"/>
                  <w:b/>
                  <w:bCs/>
                  <w:lang w:val="es-MX"/>
                  <w:rPrChange w:id="367" w:author="nohemi fabiola serrano aguilar" w:date="2026-10-30T23:15:00Z" w16du:dateUtc="2026-10-30T23:15:00Z">
                    <w:rPr>
                      <w:rFonts w:ascii="Calibri" w:eastAsia="Times New Roman" w:hAnsi="Calibri" w:cs="Calibri"/>
                      <w:sz w:val="24"/>
                      <w:szCs w:val="24"/>
                      <w:lang w:val="es-MX"/>
                    </w:rPr>
                  </w:rPrChange>
                </w:rPr>
                <w:t>Tercer Cuartil/Percentile 75)</w:t>
              </w:r>
            </w:ins>
          </w:p>
        </w:tc>
        <w:tc>
          <w:tcPr>
            <w:tcW w:w="2223" w:type="dxa"/>
          </w:tcPr>
          <w:p w14:paraId="59B72130" w14:textId="7CC0DA82" w:rsidR="00CD37E3" w:rsidRDefault="00645BBB">
            <w:pPr>
              <w:jc w:val="center"/>
              <w:rPr>
                <w:ins w:id="368" w:author="nohemi fabiola serrano aguilar" w:date="2026-10-30T23:01:00Z" w16du:dateUtc="2026-10-30T23:01:00Z"/>
                <w:rFonts w:ascii="Calibri" w:eastAsia="Times New Roman" w:hAnsi="Calibri" w:cs="Calibri"/>
                <w:sz w:val="24"/>
                <w:szCs w:val="24"/>
                <w:lang w:val="es-MX"/>
              </w:rPr>
              <w:pPrChange w:id="369" w:author="nohemi fabiola serrano aguilar" w:date="2026-10-31T01:46:00Z" w16du:dateUtc="2026-10-31T01:46:00Z">
                <w:pPr/>
              </w:pPrChange>
            </w:pPr>
            <w:ins w:id="370" w:author="nohemi fabiola serrano aguilar" w:date="2026-10-30T23:09:00Z" w16du:dateUtc="2026-10-30T23:09:00Z">
              <w:r>
                <w:rPr>
                  <w:rFonts w:ascii="Calibri" w:eastAsia="Times New Roman" w:hAnsi="Calibri" w:cs="Calibri"/>
                  <w:sz w:val="24"/>
                  <w:szCs w:val="24"/>
                  <w:lang w:val="es-MX"/>
                </w:rPr>
                <w:t>8,379.0</w:t>
              </w:r>
            </w:ins>
          </w:p>
        </w:tc>
        <w:tc>
          <w:tcPr>
            <w:tcW w:w="2149" w:type="dxa"/>
          </w:tcPr>
          <w:p w14:paraId="61810B1F" w14:textId="3E7F7B07" w:rsidR="00CD37E3" w:rsidRDefault="00645BBB">
            <w:pPr>
              <w:jc w:val="center"/>
              <w:rPr>
                <w:ins w:id="371" w:author="nohemi fabiola serrano aguilar" w:date="2026-10-30T23:01:00Z" w16du:dateUtc="2026-10-30T23:01:00Z"/>
                <w:rFonts w:ascii="Calibri" w:eastAsia="Times New Roman" w:hAnsi="Calibri" w:cs="Calibri"/>
                <w:sz w:val="24"/>
                <w:szCs w:val="24"/>
                <w:lang w:val="es-MX"/>
              </w:rPr>
              <w:pPrChange w:id="372" w:author="nohemi fabiola serrano aguilar" w:date="2026-10-31T01:46:00Z" w16du:dateUtc="2026-10-31T01:46:00Z">
                <w:pPr/>
              </w:pPrChange>
            </w:pPr>
            <w:ins w:id="373" w:author="nohemi fabiola serrano aguilar" w:date="2026-10-30T23:11:00Z" w16du:dateUtc="2026-10-30T23:11:00Z">
              <w:r>
                <w:rPr>
                  <w:rFonts w:ascii="Calibri" w:eastAsia="Times New Roman" w:hAnsi="Calibri" w:cs="Calibri"/>
                  <w:sz w:val="24"/>
                  <w:szCs w:val="24"/>
                  <w:lang w:val="es-MX"/>
                </w:rPr>
                <w:t>43.0</w:t>
              </w:r>
            </w:ins>
          </w:p>
        </w:tc>
        <w:tc>
          <w:tcPr>
            <w:tcW w:w="2410" w:type="dxa"/>
          </w:tcPr>
          <w:p w14:paraId="2E94988D" w14:textId="0404BF1A" w:rsidR="00CD37E3" w:rsidRDefault="00645BBB">
            <w:pPr>
              <w:jc w:val="center"/>
              <w:rPr>
                <w:ins w:id="374" w:author="nohemi fabiola serrano aguilar" w:date="2026-10-30T23:01:00Z" w16du:dateUtc="2026-10-30T23:01:00Z"/>
                <w:rFonts w:ascii="Calibri" w:eastAsia="Times New Roman" w:hAnsi="Calibri" w:cs="Calibri"/>
                <w:sz w:val="24"/>
                <w:szCs w:val="24"/>
                <w:lang w:val="es-MX"/>
              </w:rPr>
              <w:pPrChange w:id="375" w:author="nohemi fabiola serrano aguilar" w:date="2026-10-31T01:46:00Z" w16du:dateUtc="2026-10-31T01:46:00Z">
                <w:pPr/>
              </w:pPrChange>
            </w:pPr>
            <w:ins w:id="376" w:author="nohemi fabiola serrano aguilar" w:date="2026-10-30T23:12:00Z" w16du:dateUtc="2026-10-30T23:12:00Z">
              <w:r>
                <w:rPr>
                  <w:rFonts w:ascii="Calibri" w:eastAsia="Times New Roman" w:hAnsi="Calibri" w:cs="Calibri"/>
                  <w:sz w:val="24"/>
                  <w:szCs w:val="24"/>
                  <w:lang w:val="es-MX"/>
                </w:rPr>
                <w:t>3.0</w:t>
              </w:r>
            </w:ins>
          </w:p>
        </w:tc>
      </w:tr>
      <w:tr w:rsidR="00CD37E3" w14:paraId="51E76F4F" w14:textId="77777777" w:rsidTr="00CD37E3">
        <w:trPr>
          <w:ins w:id="377" w:author="nohemi fabiola serrano aguilar" w:date="2026-10-30T23:01:00Z"/>
        </w:trPr>
        <w:tc>
          <w:tcPr>
            <w:tcW w:w="2234" w:type="dxa"/>
          </w:tcPr>
          <w:p w14:paraId="3002C4B1" w14:textId="18135342" w:rsidR="00CD37E3" w:rsidRPr="00645BBB" w:rsidRDefault="00CD37E3">
            <w:pPr>
              <w:jc w:val="center"/>
              <w:rPr>
                <w:ins w:id="378" w:author="nohemi fabiola serrano aguilar" w:date="2026-10-30T23:01:00Z" w16du:dateUtc="2026-10-30T23:01:00Z"/>
                <w:rFonts w:ascii="Calibri" w:eastAsia="Times New Roman" w:hAnsi="Calibri" w:cs="Calibri"/>
                <w:b/>
                <w:bCs/>
                <w:lang w:val="es-MX"/>
                <w:rPrChange w:id="379" w:author="nohemi fabiola serrano aguilar" w:date="2026-10-30T23:15:00Z" w16du:dateUtc="2026-10-30T23:15:00Z">
                  <w:rPr>
                    <w:ins w:id="380" w:author="nohemi fabiola serrano aguilar" w:date="2026-10-30T23:01:00Z" w16du:dateUtc="2026-10-30T23:01:00Z"/>
                    <w:rFonts w:ascii="Calibri" w:eastAsia="Times New Roman" w:hAnsi="Calibri" w:cs="Calibri"/>
                    <w:sz w:val="24"/>
                    <w:szCs w:val="24"/>
                    <w:lang w:val="es-MX"/>
                  </w:rPr>
                </w:rPrChange>
              </w:rPr>
              <w:pPrChange w:id="381" w:author="nohemi fabiola serrano aguilar" w:date="2026-10-31T01:46:00Z" w16du:dateUtc="2026-10-31T01:46:00Z">
                <w:pPr/>
              </w:pPrChange>
            </w:pPr>
            <w:ins w:id="382" w:author="nohemi fabiola serrano aguilar" w:date="2026-10-30T23:06:00Z" w16du:dateUtc="2026-10-30T23:06:00Z">
              <w:r w:rsidRPr="00645BBB">
                <w:rPr>
                  <w:rFonts w:ascii="Calibri" w:eastAsia="Times New Roman" w:hAnsi="Calibri" w:cs="Calibri"/>
                  <w:b/>
                  <w:bCs/>
                  <w:lang w:val="es-MX"/>
                  <w:rPrChange w:id="383" w:author="nohemi fabiola serrano aguilar" w:date="2026-10-30T23:15:00Z" w16du:dateUtc="2026-10-30T23:15:00Z">
                    <w:rPr>
                      <w:rFonts w:ascii="Calibri" w:eastAsia="Times New Roman" w:hAnsi="Calibri" w:cs="Calibri"/>
                      <w:sz w:val="24"/>
                      <w:szCs w:val="24"/>
                      <w:lang w:val="es-MX"/>
                    </w:rPr>
                  </w:rPrChange>
                </w:rPr>
                <w:t>Rango Intercuartil (IQR)</w:t>
              </w:r>
            </w:ins>
          </w:p>
        </w:tc>
        <w:tc>
          <w:tcPr>
            <w:tcW w:w="2223" w:type="dxa"/>
          </w:tcPr>
          <w:p w14:paraId="754099AE" w14:textId="730C3240" w:rsidR="00CD37E3" w:rsidRDefault="00645BBB">
            <w:pPr>
              <w:jc w:val="center"/>
              <w:rPr>
                <w:ins w:id="384" w:author="nohemi fabiola serrano aguilar" w:date="2026-10-30T23:01:00Z" w16du:dateUtc="2026-10-30T23:01:00Z"/>
                <w:rFonts w:ascii="Calibri" w:eastAsia="Times New Roman" w:hAnsi="Calibri" w:cs="Calibri"/>
                <w:sz w:val="24"/>
                <w:szCs w:val="24"/>
                <w:lang w:val="es-MX"/>
              </w:rPr>
              <w:pPrChange w:id="385" w:author="nohemi fabiola serrano aguilar" w:date="2026-10-31T01:46:00Z" w16du:dateUtc="2026-10-31T01:46:00Z">
                <w:pPr/>
              </w:pPrChange>
            </w:pPr>
            <w:ins w:id="386" w:author="nohemi fabiola serrano aguilar" w:date="2026-10-30T23:09:00Z" w16du:dateUtc="2026-10-30T23:09:00Z">
              <w:r>
                <w:rPr>
                  <w:rFonts w:ascii="Calibri" w:eastAsia="Times New Roman" w:hAnsi="Calibri" w:cs="Calibri"/>
                  <w:sz w:val="24"/>
                  <w:szCs w:val="24"/>
                  <w:lang w:val="es-MX"/>
                </w:rPr>
                <w:t>5,468.0</w:t>
              </w:r>
            </w:ins>
          </w:p>
        </w:tc>
        <w:tc>
          <w:tcPr>
            <w:tcW w:w="2149" w:type="dxa"/>
          </w:tcPr>
          <w:p w14:paraId="4A54B12E" w14:textId="673840F6" w:rsidR="00CD37E3" w:rsidRDefault="00645BBB">
            <w:pPr>
              <w:jc w:val="center"/>
              <w:rPr>
                <w:ins w:id="387" w:author="nohemi fabiola serrano aguilar" w:date="2026-10-30T23:01:00Z" w16du:dateUtc="2026-10-30T23:01:00Z"/>
                <w:rFonts w:ascii="Calibri" w:eastAsia="Times New Roman" w:hAnsi="Calibri" w:cs="Calibri"/>
                <w:sz w:val="24"/>
                <w:szCs w:val="24"/>
                <w:lang w:val="es-MX"/>
              </w:rPr>
              <w:pPrChange w:id="388" w:author="nohemi fabiola serrano aguilar" w:date="2026-10-31T01:46:00Z" w16du:dateUtc="2026-10-31T01:46:00Z">
                <w:pPr/>
              </w:pPrChange>
            </w:pPr>
            <w:ins w:id="389" w:author="nohemi fabiola serrano aguilar" w:date="2026-10-30T23:11:00Z" w16du:dateUtc="2026-10-30T23:11:00Z">
              <w:r>
                <w:rPr>
                  <w:rFonts w:ascii="Calibri" w:eastAsia="Times New Roman" w:hAnsi="Calibri" w:cs="Calibri"/>
                  <w:sz w:val="24"/>
                  <w:szCs w:val="24"/>
                  <w:lang w:val="es-MX"/>
                </w:rPr>
                <w:t>13.0</w:t>
              </w:r>
            </w:ins>
          </w:p>
        </w:tc>
        <w:tc>
          <w:tcPr>
            <w:tcW w:w="2410" w:type="dxa"/>
          </w:tcPr>
          <w:p w14:paraId="2E1E0D0D" w14:textId="12E585A5" w:rsidR="00CD37E3" w:rsidRDefault="00645BBB">
            <w:pPr>
              <w:jc w:val="center"/>
              <w:rPr>
                <w:ins w:id="390" w:author="nohemi fabiola serrano aguilar" w:date="2026-10-30T23:01:00Z" w16du:dateUtc="2026-10-30T23:01:00Z"/>
                <w:rFonts w:ascii="Calibri" w:eastAsia="Times New Roman" w:hAnsi="Calibri" w:cs="Calibri"/>
                <w:sz w:val="24"/>
                <w:szCs w:val="24"/>
                <w:lang w:val="es-MX"/>
              </w:rPr>
              <w:pPrChange w:id="391" w:author="nohemi fabiola serrano aguilar" w:date="2026-10-31T01:46:00Z" w16du:dateUtc="2026-10-31T01:46:00Z">
                <w:pPr/>
              </w:pPrChange>
            </w:pPr>
            <w:ins w:id="392" w:author="nohemi fabiola serrano aguilar" w:date="2026-10-30T23:13:00Z" w16du:dateUtc="2026-10-30T23:13:00Z">
              <w:r>
                <w:rPr>
                  <w:rFonts w:ascii="Calibri" w:eastAsia="Times New Roman" w:hAnsi="Calibri" w:cs="Calibri"/>
                  <w:sz w:val="24"/>
                  <w:szCs w:val="24"/>
                  <w:lang w:val="es-MX"/>
                </w:rPr>
                <w:t>13.0</w:t>
              </w:r>
            </w:ins>
          </w:p>
        </w:tc>
      </w:tr>
      <w:tr w:rsidR="00CD37E3" w14:paraId="1004BC1C" w14:textId="77777777" w:rsidTr="00CD37E3">
        <w:trPr>
          <w:ins w:id="393" w:author="nohemi fabiola serrano aguilar" w:date="2026-10-30T23:01:00Z"/>
        </w:trPr>
        <w:tc>
          <w:tcPr>
            <w:tcW w:w="2234" w:type="dxa"/>
          </w:tcPr>
          <w:p w14:paraId="36A5FD65" w14:textId="74F06CE3" w:rsidR="00CD37E3" w:rsidRPr="00645BBB" w:rsidRDefault="00CD37E3">
            <w:pPr>
              <w:jc w:val="center"/>
              <w:rPr>
                <w:ins w:id="394" w:author="nohemi fabiola serrano aguilar" w:date="2026-10-30T23:01:00Z" w16du:dateUtc="2026-10-30T23:01:00Z"/>
                <w:rFonts w:ascii="Calibri" w:eastAsia="Times New Roman" w:hAnsi="Calibri" w:cs="Calibri"/>
                <w:b/>
                <w:bCs/>
                <w:lang w:val="es-MX"/>
                <w:rPrChange w:id="395" w:author="nohemi fabiola serrano aguilar" w:date="2026-10-30T23:15:00Z" w16du:dateUtc="2026-10-30T23:15:00Z">
                  <w:rPr>
                    <w:ins w:id="396" w:author="nohemi fabiola serrano aguilar" w:date="2026-10-30T23:01:00Z" w16du:dateUtc="2026-10-30T23:01:00Z"/>
                    <w:rFonts w:ascii="Calibri" w:eastAsia="Times New Roman" w:hAnsi="Calibri" w:cs="Calibri"/>
                    <w:sz w:val="24"/>
                    <w:szCs w:val="24"/>
                    <w:lang w:val="es-MX"/>
                  </w:rPr>
                </w:rPrChange>
              </w:rPr>
              <w:pPrChange w:id="397" w:author="nohemi fabiola serrano aguilar" w:date="2026-10-31T01:46:00Z" w16du:dateUtc="2026-10-31T01:46:00Z">
                <w:pPr/>
              </w:pPrChange>
            </w:pPr>
            <w:ins w:id="398" w:author="nohemi fabiola serrano aguilar" w:date="2026-10-30T23:07:00Z" w16du:dateUtc="2026-10-30T23:07:00Z">
              <w:r w:rsidRPr="00645BBB">
                <w:rPr>
                  <w:rFonts w:ascii="Calibri" w:eastAsia="Times New Roman" w:hAnsi="Calibri" w:cs="Calibri"/>
                  <w:b/>
                  <w:bCs/>
                  <w:lang w:val="es-MX"/>
                  <w:rPrChange w:id="399" w:author="nohemi fabiola serrano aguilar" w:date="2026-10-30T23:15:00Z" w16du:dateUtc="2026-10-30T23:15:00Z">
                    <w:rPr>
                      <w:rFonts w:ascii="Calibri" w:eastAsia="Times New Roman" w:hAnsi="Calibri" w:cs="Calibri"/>
                      <w:sz w:val="24"/>
                      <w:szCs w:val="24"/>
                      <w:lang w:val="es-MX"/>
                    </w:rPr>
                  </w:rPrChange>
                </w:rPr>
                <w:t>Range Absolute</w:t>
              </w:r>
            </w:ins>
          </w:p>
        </w:tc>
        <w:tc>
          <w:tcPr>
            <w:tcW w:w="2223" w:type="dxa"/>
          </w:tcPr>
          <w:p w14:paraId="18F6E169" w14:textId="6633854C" w:rsidR="00CD37E3" w:rsidRDefault="00645BBB">
            <w:pPr>
              <w:jc w:val="center"/>
              <w:rPr>
                <w:ins w:id="400" w:author="nohemi fabiola serrano aguilar" w:date="2026-10-30T23:01:00Z" w16du:dateUtc="2026-10-30T23:01:00Z"/>
                <w:rFonts w:ascii="Calibri" w:eastAsia="Times New Roman" w:hAnsi="Calibri" w:cs="Calibri"/>
                <w:sz w:val="24"/>
                <w:szCs w:val="24"/>
                <w:lang w:val="es-MX"/>
              </w:rPr>
              <w:pPrChange w:id="401" w:author="nohemi fabiola serrano aguilar" w:date="2026-10-31T01:46:00Z" w16du:dateUtc="2026-10-31T01:46:00Z">
                <w:pPr/>
              </w:pPrChange>
            </w:pPr>
            <w:ins w:id="402" w:author="nohemi fabiola serrano aguilar" w:date="2026-10-30T23:09:00Z" w16du:dateUtc="2026-10-30T23:09:00Z">
              <w:r>
                <w:rPr>
                  <w:rFonts w:ascii="Calibri" w:eastAsia="Times New Roman" w:hAnsi="Calibri" w:cs="Calibri"/>
                  <w:sz w:val="24"/>
                  <w:szCs w:val="24"/>
                  <w:lang w:val="es-MX"/>
                </w:rPr>
                <w:t>1</w:t>
              </w:r>
            </w:ins>
            <w:ins w:id="403" w:author="nohemi fabiola serrano aguilar" w:date="2026-10-30T23:10:00Z" w16du:dateUtc="2026-10-30T23:10:00Z">
              <w:r>
                <w:rPr>
                  <w:rFonts w:ascii="Calibri" w:eastAsia="Times New Roman" w:hAnsi="Calibri" w:cs="Calibri"/>
                  <w:sz w:val="24"/>
                  <w:szCs w:val="24"/>
                  <w:lang w:val="es-MX"/>
                </w:rPr>
                <w:t>8,990</w:t>
              </w:r>
            </w:ins>
          </w:p>
        </w:tc>
        <w:tc>
          <w:tcPr>
            <w:tcW w:w="2149" w:type="dxa"/>
          </w:tcPr>
          <w:p w14:paraId="52324B31" w14:textId="23FF5759" w:rsidR="00CD37E3" w:rsidRDefault="00645BBB">
            <w:pPr>
              <w:jc w:val="center"/>
              <w:rPr>
                <w:ins w:id="404" w:author="nohemi fabiola serrano aguilar" w:date="2026-10-30T23:01:00Z" w16du:dateUtc="2026-10-30T23:01:00Z"/>
                <w:rFonts w:ascii="Calibri" w:eastAsia="Times New Roman" w:hAnsi="Calibri" w:cs="Calibri"/>
                <w:sz w:val="24"/>
                <w:szCs w:val="24"/>
                <w:lang w:val="es-MX"/>
              </w:rPr>
              <w:pPrChange w:id="405" w:author="nohemi fabiola serrano aguilar" w:date="2026-10-31T01:46:00Z" w16du:dateUtc="2026-10-31T01:46:00Z">
                <w:pPr/>
              </w:pPrChange>
            </w:pPr>
            <w:ins w:id="406" w:author="nohemi fabiola serrano aguilar" w:date="2026-10-30T23:11:00Z" w16du:dateUtc="2026-10-30T23:11:00Z">
              <w:r>
                <w:rPr>
                  <w:rFonts w:ascii="Calibri" w:eastAsia="Times New Roman" w:hAnsi="Calibri" w:cs="Calibri"/>
                  <w:sz w:val="24"/>
                  <w:szCs w:val="24"/>
                  <w:lang w:val="es-MX"/>
                </w:rPr>
                <w:t>42</w:t>
              </w:r>
            </w:ins>
          </w:p>
        </w:tc>
        <w:tc>
          <w:tcPr>
            <w:tcW w:w="2410" w:type="dxa"/>
          </w:tcPr>
          <w:p w14:paraId="6E7B6CAB" w14:textId="21609A34" w:rsidR="00CD37E3" w:rsidRDefault="00645BBB">
            <w:pPr>
              <w:jc w:val="center"/>
              <w:rPr>
                <w:ins w:id="407" w:author="nohemi fabiola serrano aguilar" w:date="2026-10-30T23:01:00Z" w16du:dateUtc="2026-10-30T23:01:00Z"/>
                <w:rFonts w:ascii="Calibri" w:eastAsia="Times New Roman" w:hAnsi="Calibri" w:cs="Calibri"/>
                <w:sz w:val="24"/>
                <w:szCs w:val="24"/>
                <w:lang w:val="es-MX"/>
              </w:rPr>
              <w:pPrChange w:id="408" w:author="nohemi fabiola serrano aguilar" w:date="2026-10-31T01:46:00Z" w16du:dateUtc="2026-10-31T01:46:00Z">
                <w:pPr/>
              </w:pPrChange>
            </w:pPr>
            <w:ins w:id="409" w:author="nohemi fabiola serrano aguilar" w:date="2026-10-30T23:13:00Z" w16du:dateUtc="2026-10-30T23:13:00Z">
              <w:r>
                <w:rPr>
                  <w:rFonts w:ascii="Calibri" w:eastAsia="Times New Roman" w:hAnsi="Calibri" w:cs="Calibri"/>
                  <w:sz w:val="24"/>
                  <w:szCs w:val="24"/>
                  <w:lang w:val="es-MX"/>
                </w:rPr>
                <w:t>6</w:t>
              </w:r>
            </w:ins>
          </w:p>
        </w:tc>
      </w:tr>
      <w:tr w:rsidR="00CD37E3" w14:paraId="01EF5773" w14:textId="77777777" w:rsidTr="00CD37E3">
        <w:trPr>
          <w:ins w:id="410" w:author="nohemi fabiola serrano aguilar" w:date="2026-10-30T23:01:00Z"/>
        </w:trPr>
        <w:tc>
          <w:tcPr>
            <w:tcW w:w="2234" w:type="dxa"/>
          </w:tcPr>
          <w:p w14:paraId="20B12583" w14:textId="7149A772" w:rsidR="00CD37E3" w:rsidRPr="00645BBB" w:rsidRDefault="00CD37E3">
            <w:pPr>
              <w:jc w:val="center"/>
              <w:rPr>
                <w:ins w:id="411" w:author="nohemi fabiola serrano aguilar" w:date="2026-10-30T23:01:00Z" w16du:dateUtc="2026-10-30T23:01:00Z"/>
                <w:rFonts w:ascii="Calibri" w:eastAsia="Times New Roman" w:hAnsi="Calibri" w:cs="Calibri"/>
                <w:b/>
                <w:bCs/>
                <w:lang w:val="es-MX"/>
                <w:rPrChange w:id="412" w:author="nohemi fabiola serrano aguilar" w:date="2026-10-30T23:15:00Z" w16du:dateUtc="2026-10-30T23:15:00Z">
                  <w:rPr>
                    <w:ins w:id="413" w:author="nohemi fabiola serrano aguilar" w:date="2026-10-30T23:01:00Z" w16du:dateUtc="2026-10-30T23:01:00Z"/>
                    <w:rFonts w:ascii="Calibri" w:eastAsia="Times New Roman" w:hAnsi="Calibri" w:cs="Calibri"/>
                    <w:sz w:val="24"/>
                    <w:szCs w:val="24"/>
                    <w:lang w:val="es-MX"/>
                  </w:rPr>
                </w:rPrChange>
              </w:rPr>
              <w:pPrChange w:id="414" w:author="nohemi fabiola serrano aguilar" w:date="2026-10-31T01:46:00Z" w16du:dateUtc="2026-10-31T01:46:00Z">
                <w:pPr/>
              </w:pPrChange>
            </w:pPr>
            <w:ins w:id="415" w:author="nohemi fabiola serrano aguilar" w:date="2026-10-30T23:07:00Z" w16du:dateUtc="2026-10-30T23:07:00Z">
              <w:r w:rsidRPr="00645BBB">
                <w:rPr>
                  <w:rFonts w:ascii="Calibri" w:eastAsia="Times New Roman" w:hAnsi="Calibri" w:cs="Calibri"/>
                  <w:b/>
                  <w:bCs/>
                  <w:lang w:val="es-MX"/>
                  <w:rPrChange w:id="416" w:author="nohemi fabiola serrano aguilar" w:date="2026-10-30T23:15:00Z" w16du:dateUtc="2026-10-30T23:15:00Z">
                    <w:rPr>
                      <w:rFonts w:ascii="Calibri" w:eastAsia="Times New Roman" w:hAnsi="Calibri" w:cs="Calibri"/>
                      <w:sz w:val="24"/>
                      <w:szCs w:val="24"/>
                      <w:lang w:val="es-MX"/>
                    </w:rPr>
                  </w:rPrChange>
                </w:rPr>
                <w:t>Skewness</w:t>
              </w:r>
            </w:ins>
          </w:p>
        </w:tc>
        <w:tc>
          <w:tcPr>
            <w:tcW w:w="2223" w:type="dxa"/>
          </w:tcPr>
          <w:p w14:paraId="46F8D3ED" w14:textId="3C32B5D2" w:rsidR="00CD37E3" w:rsidRDefault="00645BBB">
            <w:pPr>
              <w:jc w:val="center"/>
              <w:rPr>
                <w:ins w:id="417" w:author="nohemi fabiola serrano aguilar" w:date="2026-10-30T23:01:00Z" w16du:dateUtc="2026-10-30T23:01:00Z"/>
                <w:rFonts w:ascii="Calibri" w:eastAsia="Times New Roman" w:hAnsi="Calibri" w:cs="Calibri"/>
                <w:sz w:val="24"/>
                <w:szCs w:val="24"/>
                <w:lang w:val="es-MX"/>
              </w:rPr>
              <w:pPrChange w:id="418" w:author="nohemi fabiola serrano aguilar" w:date="2026-10-31T01:46:00Z" w16du:dateUtc="2026-10-31T01:46:00Z">
                <w:pPr/>
              </w:pPrChange>
            </w:pPr>
            <w:ins w:id="419" w:author="nohemi fabiola serrano aguilar" w:date="2026-10-30T23:10:00Z" w16du:dateUtc="2026-10-30T23:10:00Z">
              <w:r>
                <w:rPr>
                  <w:rFonts w:ascii="Calibri" w:eastAsia="Times New Roman" w:hAnsi="Calibri" w:cs="Calibri"/>
                  <w:sz w:val="24"/>
                  <w:szCs w:val="24"/>
                  <w:lang w:val="es-MX"/>
                </w:rPr>
                <w:t>1.37</w:t>
              </w:r>
            </w:ins>
          </w:p>
        </w:tc>
        <w:tc>
          <w:tcPr>
            <w:tcW w:w="2149" w:type="dxa"/>
          </w:tcPr>
          <w:p w14:paraId="52E713EC" w14:textId="5DA3AE4A" w:rsidR="00CD37E3" w:rsidRDefault="00645BBB">
            <w:pPr>
              <w:jc w:val="center"/>
              <w:rPr>
                <w:ins w:id="420" w:author="nohemi fabiola serrano aguilar" w:date="2026-10-30T23:01:00Z" w16du:dateUtc="2026-10-30T23:01:00Z"/>
                <w:rFonts w:ascii="Calibri" w:eastAsia="Times New Roman" w:hAnsi="Calibri" w:cs="Calibri"/>
                <w:sz w:val="24"/>
                <w:szCs w:val="24"/>
                <w:lang w:val="es-MX"/>
              </w:rPr>
              <w:pPrChange w:id="421" w:author="nohemi fabiola serrano aguilar" w:date="2026-10-31T01:46:00Z" w16du:dateUtc="2026-10-31T01:46:00Z">
                <w:pPr/>
              </w:pPrChange>
            </w:pPr>
            <w:ins w:id="422" w:author="nohemi fabiola serrano aguilar" w:date="2026-10-30T23:12:00Z" w16du:dateUtc="2026-10-30T23:12:00Z">
              <w:r>
                <w:rPr>
                  <w:rFonts w:ascii="Calibri" w:eastAsia="Times New Roman" w:hAnsi="Calibri" w:cs="Calibri"/>
                  <w:sz w:val="24"/>
                  <w:szCs w:val="24"/>
                  <w:lang w:val="es-MX"/>
                </w:rPr>
                <w:t>0.41</w:t>
              </w:r>
            </w:ins>
          </w:p>
        </w:tc>
        <w:tc>
          <w:tcPr>
            <w:tcW w:w="2410" w:type="dxa"/>
          </w:tcPr>
          <w:p w14:paraId="05F422FF" w14:textId="7E7E708C" w:rsidR="00CD37E3" w:rsidRDefault="00645BBB">
            <w:pPr>
              <w:jc w:val="center"/>
              <w:rPr>
                <w:ins w:id="423" w:author="nohemi fabiola serrano aguilar" w:date="2026-10-30T23:01:00Z" w16du:dateUtc="2026-10-30T23:01:00Z"/>
                <w:rFonts w:ascii="Calibri" w:eastAsia="Times New Roman" w:hAnsi="Calibri" w:cs="Calibri"/>
                <w:sz w:val="24"/>
                <w:szCs w:val="24"/>
                <w:lang w:val="es-MX"/>
              </w:rPr>
              <w:pPrChange w:id="424" w:author="nohemi fabiola serrano aguilar" w:date="2026-10-31T01:46:00Z" w16du:dateUtc="2026-10-31T01:46:00Z">
                <w:pPr/>
              </w:pPrChange>
            </w:pPr>
            <w:ins w:id="425" w:author="nohemi fabiola serrano aguilar" w:date="2026-10-30T23:13:00Z" w16du:dateUtc="2026-10-30T23:13:00Z">
              <w:r>
                <w:rPr>
                  <w:rFonts w:ascii="Calibri" w:eastAsia="Times New Roman" w:hAnsi="Calibri" w:cs="Calibri"/>
                  <w:sz w:val="24"/>
                  <w:szCs w:val="24"/>
                  <w:lang w:val="es-MX"/>
                </w:rPr>
                <w:t>0.55</w:t>
              </w:r>
            </w:ins>
          </w:p>
        </w:tc>
      </w:tr>
      <w:tr w:rsidR="00CD37E3" w14:paraId="3C19BA26" w14:textId="77777777" w:rsidTr="00CD37E3">
        <w:trPr>
          <w:ins w:id="426" w:author="nohemi fabiola serrano aguilar" w:date="2026-10-30T23:01:00Z"/>
        </w:trPr>
        <w:tc>
          <w:tcPr>
            <w:tcW w:w="2234" w:type="dxa"/>
          </w:tcPr>
          <w:p w14:paraId="55FA7CD7" w14:textId="745A6314" w:rsidR="00CD37E3" w:rsidRPr="00645BBB" w:rsidRDefault="00CD37E3">
            <w:pPr>
              <w:jc w:val="center"/>
              <w:rPr>
                <w:ins w:id="427" w:author="nohemi fabiola serrano aguilar" w:date="2026-10-30T23:01:00Z" w16du:dateUtc="2026-10-30T23:01:00Z"/>
                <w:rFonts w:ascii="Calibri" w:eastAsia="Times New Roman" w:hAnsi="Calibri" w:cs="Calibri"/>
                <w:b/>
                <w:bCs/>
                <w:lang w:val="es-MX"/>
                <w:rPrChange w:id="428" w:author="nohemi fabiola serrano aguilar" w:date="2026-10-30T23:15:00Z" w16du:dateUtc="2026-10-30T23:15:00Z">
                  <w:rPr>
                    <w:ins w:id="429" w:author="nohemi fabiola serrano aguilar" w:date="2026-10-30T23:01:00Z" w16du:dateUtc="2026-10-30T23:01:00Z"/>
                    <w:rFonts w:ascii="Calibri" w:eastAsia="Times New Roman" w:hAnsi="Calibri" w:cs="Calibri"/>
                    <w:sz w:val="24"/>
                    <w:szCs w:val="24"/>
                    <w:lang w:val="es-MX"/>
                  </w:rPr>
                </w:rPrChange>
              </w:rPr>
              <w:pPrChange w:id="430" w:author="nohemi fabiola serrano aguilar" w:date="2026-10-31T01:46:00Z" w16du:dateUtc="2026-10-31T01:46:00Z">
                <w:pPr/>
              </w:pPrChange>
            </w:pPr>
            <w:ins w:id="431" w:author="nohemi fabiola serrano aguilar" w:date="2026-10-30T23:07:00Z" w16du:dateUtc="2026-10-30T23:07:00Z">
              <w:r w:rsidRPr="00645BBB">
                <w:rPr>
                  <w:rFonts w:ascii="Calibri" w:eastAsia="Times New Roman" w:hAnsi="Calibri" w:cs="Calibri"/>
                  <w:b/>
                  <w:bCs/>
                  <w:lang w:val="es-MX"/>
                  <w:rPrChange w:id="432" w:author="nohemi fabiola serrano aguilar" w:date="2026-10-30T23:15:00Z" w16du:dateUtc="2026-10-30T23:15:00Z">
                    <w:rPr>
                      <w:rFonts w:ascii="Calibri" w:eastAsia="Times New Roman" w:hAnsi="Calibri" w:cs="Calibri"/>
                      <w:sz w:val="24"/>
                      <w:szCs w:val="24"/>
                      <w:lang w:val="es-MX"/>
                    </w:rPr>
                  </w:rPrChange>
                </w:rPr>
                <w:t>Kurtosis</w:t>
              </w:r>
            </w:ins>
          </w:p>
        </w:tc>
        <w:tc>
          <w:tcPr>
            <w:tcW w:w="2223" w:type="dxa"/>
          </w:tcPr>
          <w:p w14:paraId="05942871" w14:textId="392F5F4A" w:rsidR="00CD37E3" w:rsidRDefault="00645BBB">
            <w:pPr>
              <w:jc w:val="center"/>
              <w:rPr>
                <w:ins w:id="433" w:author="nohemi fabiola serrano aguilar" w:date="2026-10-30T23:01:00Z" w16du:dateUtc="2026-10-30T23:01:00Z"/>
                <w:rFonts w:ascii="Calibri" w:eastAsia="Times New Roman" w:hAnsi="Calibri" w:cs="Calibri"/>
                <w:sz w:val="24"/>
                <w:szCs w:val="24"/>
                <w:lang w:val="es-MX"/>
              </w:rPr>
              <w:pPrChange w:id="434" w:author="nohemi fabiola serrano aguilar" w:date="2026-10-31T01:46:00Z" w16du:dateUtc="2026-10-31T01:46:00Z">
                <w:pPr/>
              </w:pPrChange>
            </w:pPr>
            <w:ins w:id="435" w:author="nohemi fabiola serrano aguilar" w:date="2026-10-30T23:10:00Z" w16du:dateUtc="2026-10-30T23:10:00Z">
              <w:r>
                <w:rPr>
                  <w:rFonts w:ascii="Calibri" w:eastAsia="Times New Roman" w:hAnsi="Calibri" w:cs="Calibri"/>
                  <w:sz w:val="24"/>
                  <w:szCs w:val="24"/>
                  <w:lang w:val="es-MX"/>
                </w:rPr>
                <w:t>1.01</w:t>
              </w:r>
            </w:ins>
          </w:p>
        </w:tc>
        <w:tc>
          <w:tcPr>
            <w:tcW w:w="2149" w:type="dxa"/>
          </w:tcPr>
          <w:p w14:paraId="1FE0237C" w14:textId="59626A85" w:rsidR="00CD37E3" w:rsidRDefault="00645BBB">
            <w:pPr>
              <w:jc w:val="center"/>
              <w:rPr>
                <w:ins w:id="436" w:author="nohemi fabiola serrano aguilar" w:date="2026-10-30T23:01:00Z" w16du:dateUtc="2026-10-30T23:01:00Z"/>
                <w:rFonts w:ascii="Calibri" w:eastAsia="Times New Roman" w:hAnsi="Calibri" w:cs="Calibri"/>
                <w:sz w:val="24"/>
                <w:szCs w:val="24"/>
                <w:lang w:val="es-MX"/>
              </w:rPr>
              <w:pPrChange w:id="437" w:author="nohemi fabiola serrano aguilar" w:date="2026-10-31T01:46:00Z" w16du:dateUtc="2026-10-31T01:46:00Z">
                <w:pPr/>
              </w:pPrChange>
            </w:pPr>
            <w:ins w:id="438" w:author="nohemi fabiola serrano aguilar" w:date="2026-10-30T23:12:00Z" w16du:dateUtc="2026-10-30T23:12:00Z">
              <w:r>
                <w:rPr>
                  <w:rFonts w:ascii="Calibri" w:eastAsia="Times New Roman" w:hAnsi="Calibri" w:cs="Calibri"/>
                  <w:sz w:val="24"/>
                  <w:szCs w:val="24"/>
                  <w:lang w:val="es-MX"/>
                </w:rPr>
                <w:t>-0.40</w:t>
              </w:r>
            </w:ins>
          </w:p>
        </w:tc>
        <w:tc>
          <w:tcPr>
            <w:tcW w:w="2410" w:type="dxa"/>
          </w:tcPr>
          <w:p w14:paraId="74BE1ADE" w14:textId="1387EB92" w:rsidR="00CD37E3" w:rsidRDefault="00645BBB">
            <w:pPr>
              <w:jc w:val="center"/>
              <w:rPr>
                <w:ins w:id="439" w:author="nohemi fabiola serrano aguilar" w:date="2026-10-30T23:01:00Z" w16du:dateUtc="2026-10-30T23:01:00Z"/>
                <w:rFonts w:ascii="Calibri" w:eastAsia="Times New Roman" w:hAnsi="Calibri" w:cs="Calibri"/>
                <w:sz w:val="24"/>
                <w:szCs w:val="24"/>
                <w:lang w:val="es-MX"/>
              </w:rPr>
              <w:pPrChange w:id="440" w:author="nohemi fabiola serrano aguilar" w:date="2026-10-31T01:46:00Z" w16du:dateUtc="2026-10-31T01:46:00Z">
                <w:pPr/>
              </w:pPrChange>
            </w:pPr>
            <w:ins w:id="441" w:author="nohemi fabiola serrano aguilar" w:date="2026-10-30T23:13:00Z" w16du:dateUtc="2026-10-30T23:13:00Z">
              <w:r>
                <w:rPr>
                  <w:rFonts w:ascii="Calibri" w:eastAsia="Times New Roman" w:hAnsi="Calibri" w:cs="Calibri"/>
                  <w:sz w:val="24"/>
                  <w:szCs w:val="24"/>
                  <w:lang w:val="es-MX"/>
                </w:rPr>
                <w:t>0.49</w:t>
              </w:r>
            </w:ins>
          </w:p>
        </w:tc>
      </w:tr>
      <w:tr w:rsidR="00CD37E3" w14:paraId="7DD2AC13" w14:textId="77777777" w:rsidTr="00CD37E3">
        <w:trPr>
          <w:ins w:id="442" w:author="nohemi fabiola serrano aguilar" w:date="2026-10-30T23:01:00Z"/>
        </w:trPr>
        <w:tc>
          <w:tcPr>
            <w:tcW w:w="2234" w:type="dxa"/>
          </w:tcPr>
          <w:p w14:paraId="42071540" w14:textId="3ED5ADAD" w:rsidR="00CD37E3" w:rsidRPr="00645BBB" w:rsidRDefault="00CD37E3">
            <w:pPr>
              <w:jc w:val="center"/>
              <w:rPr>
                <w:ins w:id="443" w:author="nohemi fabiola serrano aguilar" w:date="2026-10-30T23:01:00Z" w16du:dateUtc="2026-10-30T23:01:00Z"/>
                <w:rFonts w:ascii="Calibri" w:eastAsia="Times New Roman" w:hAnsi="Calibri" w:cs="Calibri"/>
                <w:b/>
                <w:bCs/>
                <w:lang w:val="es-MX"/>
                <w:rPrChange w:id="444" w:author="nohemi fabiola serrano aguilar" w:date="2026-10-30T23:15:00Z" w16du:dateUtc="2026-10-30T23:15:00Z">
                  <w:rPr>
                    <w:ins w:id="445" w:author="nohemi fabiola serrano aguilar" w:date="2026-10-30T23:01:00Z" w16du:dateUtc="2026-10-30T23:01:00Z"/>
                    <w:rFonts w:ascii="Calibri" w:eastAsia="Times New Roman" w:hAnsi="Calibri" w:cs="Calibri"/>
                    <w:sz w:val="24"/>
                    <w:szCs w:val="24"/>
                    <w:lang w:val="es-MX"/>
                  </w:rPr>
                </w:rPrChange>
              </w:rPr>
              <w:pPrChange w:id="446" w:author="nohemi fabiola serrano aguilar" w:date="2026-10-31T01:46:00Z" w16du:dateUtc="2026-10-31T01:46:00Z">
                <w:pPr/>
              </w:pPrChange>
            </w:pPr>
            <w:ins w:id="447" w:author="nohemi fabiola serrano aguilar" w:date="2026-10-30T23:07:00Z" w16du:dateUtc="2026-10-30T23:07:00Z">
              <w:r w:rsidRPr="00645BBB">
                <w:rPr>
                  <w:rFonts w:ascii="Calibri" w:eastAsia="Times New Roman" w:hAnsi="Calibri" w:cs="Calibri"/>
                  <w:b/>
                  <w:bCs/>
                  <w:lang w:val="es-MX"/>
                  <w:rPrChange w:id="448" w:author="nohemi fabiola serrano aguilar" w:date="2026-10-30T23:15:00Z" w16du:dateUtc="2026-10-30T23:15:00Z">
                    <w:rPr>
                      <w:rFonts w:ascii="Calibri" w:eastAsia="Times New Roman" w:hAnsi="Calibri" w:cs="Calibri"/>
                      <w:sz w:val="24"/>
                      <w:szCs w:val="24"/>
                      <w:lang w:val="es-MX"/>
                    </w:rPr>
                  </w:rPrChange>
                </w:rPr>
                <w:t>Variacion</w:t>
              </w:r>
            </w:ins>
          </w:p>
        </w:tc>
        <w:tc>
          <w:tcPr>
            <w:tcW w:w="2223" w:type="dxa"/>
          </w:tcPr>
          <w:p w14:paraId="24C7231A" w14:textId="6219D4C4" w:rsidR="00CD37E3" w:rsidRDefault="00645BBB">
            <w:pPr>
              <w:jc w:val="center"/>
              <w:rPr>
                <w:ins w:id="449" w:author="nohemi fabiola serrano aguilar" w:date="2026-10-30T23:01:00Z" w16du:dateUtc="2026-10-30T23:01:00Z"/>
                <w:rFonts w:ascii="Calibri" w:eastAsia="Times New Roman" w:hAnsi="Calibri" w:cs="Calibri"/>
                <w:sz w:val="24"/>
                <w:szCs w:val="24"/>
                <w:lang w:val="es-MX"/>
              </w:rPr>
              <w:pPrChange w:id="450" w:author="nohemi fabiola serrano aguilar" w:date="2026-10-31T01:46:00Z" w16du:dateUtc="2026-10-31T01:46:00Z">
                <w:pPr/>
              </w:pPrChange>
            </w:pPr>
            <w:ins w:id="451" w:author="nohemi fabiola serrano aguilar" w:date="2026-10-30T23:10:00Z" w16du:dateUtc="2026-10-30T23:10:00Z">
              <w:r>
                <w:rPr>
                  <w:rFonts w:ascii="Calibri" w:eastAsia="Times New Roman" w:hAnsi="Calibri" w:cs="Calibri"/>
                  <w:sz w:val="24"/>
                  <w:szCs w:val="24"/>
                  <w:lang w:val="es-MX"/>
                </w:rPr>
                <w:t>22164857.07</w:t>
              </w:r>
            </w:ins>
          </w:p>
        </w:tc>
        <w:tc>
          <w:tcPr>
            <w:tcW w:w="2149" w:type="dxa"/>
          </w:tcPr>
          <w:p w14:paraId="069A50AD" w14:textId="0E0FEA3B" w:rsidR="00CD37E3" w:rsidRDefault="00645BBB">
            <w:pPr>
              <w:jc w:val="center"/>
              <w:rPr>
                <w:ins w:id="452" w:author="nohemi fabiola serrano aguilar" w:date="2026-10-30T23:01:00Z" w16du:dateUtc="2026-10-30T23:01:00Z"/>
                <w:rFonts w:ascii="Calibri" w:eastAsia="Times New Roman" w:hAnsi="Calibri" w:cs="Calibri"/>
                <w:sz w:val="24"/>
                <w:szCs w:val="24"/>
                <w:lang w:val="es-MX"/>
              </w:rPr>
              <w:pPrChange w:id="453" w:author="nohemi fabiola serrano aguilar" w:date="2026-10-31T01:46:00Z" w16du:dateUtc="2026-10-31T01:46:00Z">
                <w:pPr/>
              </w:pPrChange>
            </w:pPr>
            <w:ins w:id="454" w:author="nohemi fabiola serrano aguilar" w:date="2026-10-30T23:12:00Z" w16du:dateUtc="2026-10-30T23:12:00Z">
              <w:r>
                <w:rPr>
                  <w:rFonts w:ascii="Calibri" w:eastAsia="Times New Roman" w:hAnsi="Calibri" w:cs="Calibri"/>
                  <w:sz w:val="24"/>
                  <w:szCs w:val="24"/>
                  <w:lang w:val="es-MX"/>
                </w:rPr>
                <w:t>83.46</w:t>
              </w:r>
            </w:ins>
          </w:p>
        </w:tc>
        <w:tc>
          <w:tcPr>
            <w:tcW w:w="2410" w:type="dxa"/>
          </w:tcPr>
          <w:p w14:paraId="6915A11C" w14:textId="15196044" w:rsidR="00CD37E3" w:rsidRDefault="00645BBB">
            <w:pPr>
              <w:jc w:val="center"/>
              <w:rPr>
                <w:ins w:id="455" w:author="nohemi fabiola serrano aguilar" w:date="2026-10-30T23:01:00Z" w16du:dateUtc="2026-10-30T23:01:00Z"/>
                <w:rFonts w:ascii="Calibri" w:eastAsia="Times New Roman" w:hAnsi="Calibri" w:cs="Calibri"/>
                <w:sz w:val="24"/>
                <w:szCs w:val="24"/>
                <w:lang w:val="es-MX"/>
              </w:rPr>
              <w:pPrChange w:id="456" w:author="nohemi fabiola serrano aguilar" w:date="2026-10-31T01:46:00Z" w16du:dateUtc="2026-10-31T01:46:00Z">
                <w:pPr/>
              </w:pPrChange>
            </w:pPr>
            <w:ins w:id="457" w:author="nohemi fabiola serrano aguilar" w:date="2026-10-30T23:13:00Z" w16du:dateUtc="2026-10-30T23:13:00Z">
              <w:r>
                <w:rPr>
                  <w:rFonts w:ascii="Calibri" w:eastAsia="Times New Roman" w:hAnsi="Calibri" w:cs="Calibri"/>
                  <w:sz w:val="24"/>
                  <w:szCs w:val="24"/>
                  <w:lang w:val="es-MX"/>
                </w:rPr>
                <w:t>1.66</w:t>
              </w:r>
            </w:ins>
          </w:p>
        </w:tc>
      </w:tr>
    </w:tbl>
    <w:p w14:paraId="14AFDF38" w14:textId="513BB9C9" w:rsidR="00C605BF" w:rsidRDefault="00C605BF" w:rsidP="008C4A39">
      <w:pPr>
        <w:jc w:val="both"/>
        <w:rPr>
          <w:ins w:id="458" w:author="nohemi fabiola serrano aguilar" w:date="2026-10-31T01:54:00Z" w16du:dateUtc="2026-10-31T01:54:00Z"/>
          <w:rFonts w:ascii="Calibri" w:eastAsia="Times New Roman" w:hAnsi="Calibri" w:cs="Calibri"/>
          <w:sz w:val="24"/>
          <w:szCs w:val="24"/>
        </w:rPr>
      </w:pPr>
    </w:p>
    <w:p w14:paraId="55620E2D" w14:textId="77777777" w:rsidR="008C4A39" w:rsidRPr="00A45614" w:rsidRDefault="008C4A39">
      <w:pPr>
        <w:jc w:val="both"/>
        <w:rPr>
          <w:ins w:id="459" w:author="nohemi fabiola serrano aguilar" w:date="2026-10-30T22:41:00Z" w16du:dateUtc="2026-10-30T22:41:00Z"/>
          <w:rFonts w:ascii="Calibri" w:eastAsia="Times New Roman" w:hAnsi="Calibri" w:cs="Calibri"/>
          <w:sz w:val="24"/>
          <w:szCs w:val="24"/>
          <w:rPrChange w:id="460" w:author="nohemi fabiola serrano aguilar" w:date="2026-10-30T23:20:00Z" w16du:dateUtc="2026-10-30T23:20:00Z">
            <w:rPr>
              <w:ins w:id="461" w:author="nohemi fabiola serrano aguilar" w:date="2026-10-30T22:41:00Z" w16du:dateUtc="2026-10-30T22:41:00Z"/>
              <w:rFonts w:eastAsia="Times New Roman"/>
              <w:lang w:val="es-MX"/>
            </w:rPr>
          </w:rPrChange>
        </w:rPr>
        <w:pPrChange w:id="462" w:author="nohemi fabiola serrano aguilar" w:date="2026-10-31T01:44:00Z" w16du:dateUtc="2026-10-31T01:44:00Z">
          <w:pPr>
            <w:pStyle w:val="ListParagraph"/>
            <w:numPr>
              <w:numId w:val="1"/>
            </w:numPr>
            <w:ind w:hanging="360"/>
          </w:pPr>
        </w:pPrChange>
      </w:pPr>
    </w:p>
    <w:p w14:paraId="4B0374D5" w14:textId="2523BCE1" w:rsidR="00BF4771" w:rsidRDefault="00A45614" w:rsidP="008C4A39">
      <w:pPr>
        <w:jc w:val="center"/>
        <w:rPr>
          <w:ins w:id="463" w:author="nohemi fabiola serrano aguilar" w:date="2026-10-31T01:54:00Z" w16du:dateUtc="2026-10-31T01:54:00Z"/>
          <w:rFonts w:ascii="Calibri" w:eastAsia="Times New Roman" w:hAnsi="Calibri" w:cs="Calibri"/>
          <w:b/>
          <w:bCs/>
          <w:sz w:val="24"/>
          <w:szCs w:val="24"/>
          <w:lang w:val="es-MX"/>
        </w:rPr>
      </w:pPr>
      <w:ins w:id="464" w:author="nohemi fabiola serrano aguilar" w:date="2026-10-30T23:25:00Z" w16du:dateUtc="2026-10-30T23:25:00Z">
        <w:r w:rsidRPr="008C4A39">
          <w:rPr>
            <w:rFonts w:ascii="Calibri" w:eastAsia="Times New Roman" w:hAnsi="Calibri" w:cs="Calibri"/>
            <w:b/>
            <w:bCs/>
            <w:sz w:val="24"/>
            <w:szCs w:val="24"/>
            <w:lang w:val="es-MX"/>
            <w:rPrChange w:id="465" w:author="nohemi fabiola serrano aguilar" w:date="2026-10-31T01:53:00Z" w16du:dateUtc="2026-10-31T01:53:00Z">
              <w:rPr>
                <w:rFonts w:ascii="Calibri" w:eastAsia="Times New Roman" w:hAnsi="Calibri" w:cs="Calibri"/>
                <w:sz w:val="24"/>
                <w:szCs w:val="24"/>
              </w:rPr>
            </w:rPrChange>
          </w:rPr>
          <w:t>Proporcion de las Distribuciones Categoricas</w:t>
        </w:r>
      </w:ins>
    </w:p>
    <w:p w14:paraId="5BD7F5F3" w14:textId="3E9D104E" w:rsidR="008C4A39" w:rsidRDefault="00A45614">
      <w:pPr>
        <w:jc w:val="both"/>
        <w:rPr>
          <w:ins w:id="466" w:author="nohemi fabiola serrano aguilar" w:date="2026-10-30T23:27:00Z" w16du:dateUtc="2026-10-30T23:27:00Z"/>
          <w:rFonts w:ascii="Calibri" w:eastAsia="Times New Roman" w:hAnsi="Calibri" w:cs="Calibri"/>
          <w:sz w:val="24"/>
          <w:szCs w:val="24"/>
          <w:lang w:val="es-MX"/>
        </w:rPr>
        <w:pPrChange w:id="467" w:author="nohemi fabiola serrano aguilar" w:date="2026-10-31T01:44:00Z" w16du:dateUtc="2026-10-31T01:44:00Z">
          <w:pPr/>
        </w:pPrChange>
      </w:pPr>
      <w:ins w:id="468" w:author="nohemi fabiola serrano aguilar" w:date="2026-10-30T23:26:00Z" w16du:dateUtc="2026-10-30T23:26:00Z">
        <w:r w:rsidRPr="00A45614">
          <w:rPr>
            <w:rFonts w:ascii="Calibri" w:eastAsia="Times New Roman" w:hAnsi="Calibri" w:cs="Calibri"/>
            <w:sz w:val="24"/>
            <w:szCs w:val="24"/>
            <w:lang w:val="es-MX"/>
            <w:rPrChange w:id="469" w:author="nohemi fabiola serrano aguilar" w:date="2026-10-30T23:26:00Z" w16du:dateUtc="2026-10-30T23:26:00Z">
              <w:rPr>
                <w:rFonts w:ascii="Calibri" w:eastAsia="Times New Roman" w:hAnsi="Calibri" w:cs="Calibri"/>
                <w:sz w:val="24"/>
                <w:szCs w:val="24"/>
              </w:rPr>
            </w:rPrChange>
          </w:rPr>
          <w:t>Pa</w:t>
        </w:r>
        <w:r>
          <w:rPr>
            <w:rFonts w:ascii="Calibri" w:eastAsia="Times New Roman" w:hAnsi="Calibri" w:cs="Calibri"/>
            <w:sz w:val="24"/>
            <w:szCs w:val="24"/>
            <w:lang w:val="es-MX"/>
          </w:rPr>
          <w:t>ra comprender el entorno estructural de la empresa, las distribuciones de las variables categoricas se calculan como porcentajes proporcionales</w:t>
        </w:r>
      </w:ins>
      <w:ins w:id="470" w:author="nohemi fabiola serrano aguilar" w:date="2026-10-30T23:27:00Z" w16du:dateUtc="2026-10-30T23:27:00Z">
        <w:r>
          <w:rPr>
            <w:rFonts w:ascii="Calibri" w:eastAsia="Times New Roman" w:hAnsi="Calibri" w:cs="Calibri"/>
            <w:sz w:val="24"/>
            <w:szCs w:val="24"/>
            <w:lang w:val="es-MX"/>
          </w:rPr>
          <w:t>:</w:t>
        </w:r>
      </w:ins>
    </w:p>
    <w:p w14:paraId="2401AF98" w14:textId="787CA5B6" w:rsidR="00A45614" w:rsidRDefault="00A45614" w:rsidP="008C4A39">
      <w:pPr>
        <w:pStyle w:val="ListParagraph"/>
        <w:numPr>
          <w:ilvl w:val="0"/>
          <w:numId w:val="4"/>
        </w:numPr>
        <w:jc w:val="both"/>
        <w:rPr>
          <w:ins w:id="471" w:author="nohemi fabiola serrano aguilar" w:date="2026-10-31T01:45:00Z" w16du:dateUtc="2026-10-31T01:45:00Z"/>
          <w:rFonts w:ascii="Calibri" w:eastAsia="Times New Roman" w:hAnsi="Calibri" w:cs="Calibri"/>
          <w:sz w:val="24"/>
          <w:szCs w:val="24"/>
          <w:lang w:val="es-MX"/>
        </w:rPr>
      </w:pPr>
      <w:ins w:id="472" w:author="nohemi fabiola serrano aguilar" w:date="2026-10-30T23:27:00Z" w16du:dateUtc="2026-10-30T23:27:00Z">
        <w:r w:rsidRPr="00CC79A1">
          <w:rPr>
            <w:rFonts w:ascii="Calibri" w:eastAsia="Times New Roman" w:hAnsi="Calibri" w:cs="Calibri"/>
            <w:b/>
            <w:bCs/>
            <w:sz w:val="24"/>
            <w:szCs w:val="24"/>
            <w:lang w:val="es-MX"/>
            <w:rPrChange w:id="473" w:author="nohemi fabiola serrano aguilar" w:date="2026-10-31T02:18:00Z" w16du:dateUtc="2026-10-31T02:18:00Z">
              <w:rPr>
                <w:rFonts w:ascii="Calibri" w:eastAsia="Times New Roman" w:hAnsi="Calibri" w:cs="Calibri"/>
                <w:sz w:val="24"/>
                <w:szCs w:val="24"/>
                <w:lang w:val="es-MX"/>
              </w:rPr>
            </w:rPrChange>
          </w:rPr>
          <w:t>Atrit</w:t>
        </w:r>
      </w:ins>
      <w:ins w:id="474" w:author="nohemi fabiola serrano aguilar" w:date="2026-10-30T23:28:00Z" w16du:dateUtc="2026-10-30T23:28:00Z">
        <w:r w:rsidRPr="00CC79A1">
          <w:rPr>
            <w:rFonts w:ascii="Calibri" w:eastAsia="Times New Roman" w:hAnsi="Calibri" w:cs="Calibri"/>
            <w:b/>
            <w:bCs/>
            <w:sz w:val="24"/>
            <w:szCs w:val="24"/>
            <w:lang w:val="es-MX"/>
            <w:rPrChange w:id="475" w:author="nohemi fabiola serrano aguilar" w:date="2026-10-31T02:18:00Z" w16du:dateUtc="2026-10-31T02:18:00Z">
              <w:rPr>
                <w:rFonts w:ascii="Calibri" w:eastAsia="Times New Roman" w:hAnsi="Calibri" w:cs="Calibri"/>
                <w:sz w:val="24"/>
                <w:szCs w:val="24"/>
                <w:lang w:val="es-MX"/>
              </w:rPr>
            </w:rPrChange>
          </w:rPr>
          <w:t>tion.</w:t>
        </w:r>
        <w:r>
          <w:rPr>
            <w:rFonts w:ascii="Calibri" w:eastAsia="Times New Roman" w:hAnsi="Calibri" w:cs="Calibri"/>
            <w:sz w:val="24"/>
            <w:szCs w:val="24"/>
            <w:lang w:val="es-MX"/>
          </w:rPr>
          <w:t xml:space="preserve"> La retencion activa (‘No’) se situa en el 83.88 % (1,233 registros), mientras que la rotacion activa (</w:t>
        </w:r>
      </w:ins>
      <w:ins w:id="476" w:author="nohemi fabiola serrano aguilar" w:date="2026-10-30T23:29:00Z" w16du:dateUtc="2026-10-30T23:29:00Z">
        <w:r>
          <w:rPr>
            <w:rFonts w:ascii="Calibri" w:eastAsia="Times New Roman" w:hAnsi="Calibri" w:cs="Calibri"/>
            <w:sz w:val="24"/>
            <w:szCs w:val="24"/>
            <w:lang w:val="es-MX"/>
          </w:rPr>
          <w:t>‘Yes’) representa el 16.12%</w:t>
        </w:r>
        <w:r w:rsidR="008A4488">
          <w:rPr>
            <w:rFonts w:ascii="Calibri" w:eastAsia="Times New Roman" w:hAnsi="Calibri" w:cs="Calibri"/>
            <w:sz w:val="24"/>
            <w:szCs w:val="24"/>
            <w:lang w:val="es-MX"/>
          </w:rPr>
          <w:t xml:space="preserve"> (327 registros)</w:t>
        </w:r>
        <w:r>
          <w:rPr>
            <w:rFonts w:ascii="Calibri" w:eastAsia="Times New Roman" w:hAnsi="Calibri" w:cs="Calibri"/>
            <w:sz w:val="24"/>
            <w:szCs w:val="24"/>
            <w:lang w:val="es-MX"/>
          </w:rPr>
          <w:t xml:space="preserve"> de los datos historicos</w:t>
        </w:r>
        <w:r w:rsidR="008A4488">
          <w:rPr>
            <w:rFonts w:ascii="Calibri" w:eastAsia="Times New Roman" w:hAnsi="Calibri" w:cs="Calibri"/>
            <w:sz w:val="24"/>
            <w:szCs w:val="24"/>
            <w:lang w:val="es-MX"/>
          </w:rPr>
          <w:t>.</w:t>
        </w:r>
      </w:ins>
    </w:p>
    <w:p w14:paraId="633A2BD4" w14:textId="77777777" w:rsidR="008C4A39" w:rsidRDefault="008C4A39">
      <w:pPr>
        <w:pStyle w:val="ListParagraph"/>
        <w:jc w:val="both"/>
        <w:rPr>
          <w:ins w:id="477" w:author="nohemi fabiola serrano aguilar" w:date="2026-10-30T23:29:00Z" w16du:dateUtc="2026-10-30T23:29:00Z"/>
          <w:rFonts w:ascii="Calibri" w:eastAsia="Times New Roman" w:hAnsi="Calibri" w:cs="Calibri"/>
          <w:sz w:val="24"/>
          <w:szCs w:val="24"/>
          <w:lang w:val="es-MX"/>
        </w:rPr>
        <w:pPrChange w:id="478" w:author="nohemi fabiola serrano aguilar" w:date="2026-10-31T01:45:00Z" w16du:dateUtc="2026-10-31T01:45:00Z">
          <w:pPr>
            <w:pStyle w:val="ListParagraph"/>
            <w:numPr>
              <w:numId w:val="4"/>
            </w:numPr>
            <w:ind w:hanging="360"/>
          </w:pPr>
        </w:pPrChange>
      </w:pPr>
    </w:p>
    <w:p w14:paraId="769F25A8" w14:textId="100A54F9" w:rsidR="008A4488" w:rsidRDefault="008A4488">
      <w:pPr>
        <w:pStyle w:val="ListParagraph"/>
        <w:numPr>
          <w:ilvl w:val="0"/>
          <w:numId w:val="4"/>
        </w:numPr>
        <w:jc w:val="both"/>
        <w:rPr>
          <w:ins w:id="479" w:author="nohemi fabiola serrano aguilar" w:date="2026-10-31T02:19:00Z" w16du:dateUtc="2026-10-31T02:19:00Z"/>
          <w:rFonts w:ascii="Calibri" w:eastAsia="Times New Roman" w:hAnsi="Calibri" w:cs="Calibri"/>
          <w:sz w:val="24"/>
          <w:szCs w:val="24"/>
          <w:lang w:val="es-MX"/>
        </w:rPr>
      </w:pPr>
      <w:ins w:id="480" w:author="nohemi fabiola serrano aguilar" w:date="2026-10-30T23:30:00Z" w16du:dateUtc="2026-10-30T23:30:00Z">
        <w:r w:rsidRPr="00CC79A1">
          <w:rPr>
            <w:rFonts w:ascii="Calibri" w:eastAsia="Times New Roman" w:hAnsi="Calibri" w:cs="Calibri"/>
            <w:b/>
            <w:bCs/>
            <w:sz w:val="24"/>
            <w:szCs w:val="24"/>
            <w:lang w:val="es-MX"/>
            <w:rPrChange w:id="481" w:author="nohemi fabiola serrano aguilar" w:date="2026-10-31T02:18:00Z" w16du:dateUtc="2026-10-31T02:18:00Z">
              <w:rPr>
                <w:rFonts w:ascii="Calibri" w:eastAsia="Times New Roman" w:hAnsi="Calibri" w:cs="Calibri"/>
                <w:sz w:val="24"/>
                <w:szCs w:val="24"/>
                <w:lang w:val="es-MX"/>
              </w:rPr>
            </w:rPrChange>
          </w:rPr>
          <w:t>Concentraciones por Departamento.</w:t>
        </w:r>
        <w:r w:rsidRPr="008C4A39">
          <w:rPr>
            <w:rFonts w:ascii="Calibri" w:eastAsia="Times New Roman" w:hAnsi="Calibri" w:cs="Calibri"/>
            <w:sz w:val="24"/>
            <w:szCs w:val="24"/>
            <w:lang w:val="es-MX"/>
          </w:rPr>
          <w:t xml:space="preserve"> La empresa esta impulsada estructuralmente por las divisiones de: Research &amp; Development con un 65.37% (961 regist</w:t>
        </w:r>
      </w:ins>
      <w:ins w:id="482" w:author="nohemi fabiola serrano aguilar" w:date="2026-10-30T23:31:00Z" w16du:dateUtc="2026-10-30T23:31:00Z">
        <w:r w:rsidRPr="008C4A39">
          <w:rPr>
            <w:rFonts w:ascii="Calibri" w:eastAsia="Times New Roman" w:hAnsi="Calibri" w:cs="Calibri"/>
            <w:sz w:val="24"/>
            <w:szCs w:val="24"/>
            <w:lang w:val="es-MX"/>
          </w:rPr>
          <w:t>ros), Sales con un 30.34% (445 registros), y un grupo corporativo minimo en Human Resources con un 4.29% (64 resgistros</w:t>
        </w:r>
      </w:ins>
      <w:ins w:id="483" w:author="nohemi fabiola serrano aguilar" w:date="2026-10-30T23:32:00Z" w16du:dateUtc="2026-10-30T23:32:00Z">
        <w:r w:rsidRPr="008C4A39">
          <w:rPr>
            <w:rFonts w:ascii="Calibri" w:eastAsia="Times New Roman" w:hAnsi="Calibri" w:cs="Calibri"/>
            <w:sz w:val="24"/>
            <w:szCs w:val="24"/>
            <w:lang w:val="es-MX"/>
          </w:rPr>
          <w:t>).</w:t>
        </w:r>
      </w:ins>
    </w:p>
    <w:p w14:paraId="0F5DD7D4" w14:textId="77777777" w:rsidR="00CC79A1" w:rsidRPr="00CC79A1" w:rsidRDefault="00CC79A1" w:rsidP="00CC79A1">
      <w:pPr>
        <w:pStyle w:val="ListParagraph"/>
        <w:rPr>
          <w:ins w:id="484" w:author="nohemi fabiola serrano aguilar" w:date="2026-10-31T02:19:00Z" w16du:dateUtc="2026-10-31T02:19:00Z"/>
          <w:rFonts w:ascii="Calibri" w:eastAsia="Times New Roman" w:hAnsi="Calibri" w:cs="Calibri"/>
          <w:sz w:val="24"/>
          <w:szCs w:val="24"/>
          <w:lang w:val="es-MX"/>
          <w:rPrChange w:id="485" w:author="nohemi fabiola serrano aguilar" w:date="2026-10-31T02:19:00Z" w16du:dateUtc="2026-10-31T02:19:00Z">
            <w:rPr>
              <w:ins w:id="486" w:author="nohemi fabiola serrano aguilar" w:date="2026-10-31T02:19:00Z" w16du:dateUtc="2026-10-31T02:19:00Z"/>
              <w:rFonts w:eastAsia="Times New Roman"/>
              <w:lang w:val="es-MX"/>
            </w:rPr>
          </w:rPrChange>
        </w:rPr>
        <w:pPrChange w:id="487" w:author="nohemi fabiola serrano aguilar" w:date="2026-10-31T02:19:00Z" w16du:dateUtc="2026-10-31T02:19:00Z">
          <w:pPr>
            <w:pStyle w:val="ListParagraph"/>
            <w:numPr>
              <w:numId w:val="4"/>
            </w:numPr>
            <w:ind w:hanging="360"/>
            <w:jc w:val="both"/>
          </w:pPr>
        </w:pPrChange>
      </w:pPr>
    </w:p>
    <w:p w14:paraId="1194AA81" w14:textId="370DBD2B" w:rsidR="00CC79A1" w:rsidRDefault="00CC79A1">
      <w:pPr>
        <w:pStyle w:val="ListParagraph"/>
        <w:numPr>
          <w:ilvl w:val="0"/>
          <w:numId w:val="4"/>
        </w:numPr>
        <w:jc w:val="both"/>
        <w:rPr>
          <w:ins w:id="488" w:author="nohemi fabiola serrano aguilar" w:date="2026-10-31T02:20:00Z" w16du:dateUtc="2026-10-31T02:20:00Z"/>
          <w:rFonts w:ascii="Calibri" w:eastAsia="Times New Roman" w:hAnsi="Calibri" w:cs="Calibri"/>
          <w:sz w:val="24"/>
          <w:szCs w:val="24"/>
          <w:lang w:val="es-MX"/>
        </w:rPr>
      </w:pPr>
      <w:ins w:id="489" w:author="nohemi fabiola serrano aguilar" w:date="2026-10-31T02:19:00Z" w16du:dateUtc="2026-10-31T02:19:00Z">
        <w:r w:rsidRPr="00CC79A1">
          <w:rPr>
            <w:rFonts w:ascii="Calibri" w:eastAsia="Times New Roman" w:hAnsi="Calibri" w:cs="Calibri"/>
            <w:b/>
            <w:bCs/>
            <w:sz w:val="24"/>
            <w:szCs w:val="24"/>
            <w:lang w:val="es-MX"/>
            <w:rPrChange w:id="490" w:author="nohemi fabiola serrano aguilar" w:date="2026-10-31T02:23:00Z" w16du:dateUtc="2026-10-31T02:23:00Z">
              <w:rPr>
                <w:rFonts w:ascii="Calibri" w:eastAsia="Times New Roman" w:hAnsi="Calibri" w:cs="Calibri"/>
                <w:sz w:val="24"/>
                <w:szCs w:val="24"/>
                <w:lang w:val="es-MX"/>
              </w:rPr>
            </w:rPrChange>
          </w:rPr>
          <w:lastRenderedPageBreak/>
          <w:t>Proporciones de Genero.</w:t>
        </w:r>
        <w:r>
          <w:rPr>
            <w:rFonts w:ascii="Calibri" w:eastAsia="Times New Roman" w:hAnsi="Calibri" w:cs="Calibri"/>
            <w:sz w:val="24"/>
            <w:szCs w:val="24"/>
            <w:lang w:val="es-MX"/>
          </w:rPr>
          <w:t xml:space="preserve"> La composicion de genero exhibe una clara mayoria masculina, donde los hombres representan el 60.00% (882 regist</w:t>
        </w:r>
      </w:ins>
      <w:ins w:id="491" w:author="nohemi fabiola serrano aguilar" w:date="2026-10-31T02:20:00Z" w16du:dateUtc="2026-10-31T02:20:00Z">
        <w:r>
          <w:rPr>
            <w:rFonts w:ascii="Calibri" w:eastAsia="Times New Roman" w:hAnsi="Calibri" w:cs="Calibri"/>
            <w:sz w:val="24"/>
            <w:szCs w:val="24"/>
            <w:lang w:val="es-MX"/>
          </w:rPr>
          <w:t>ros) y las mujeres ocupan el 40.00% (588 registros) de los roles totales.</w:t>
        </w:r>
      </w:ins>
    </w:p>
    <w:p w14:paraId="6EBD7967" w14:textId="77777777" w:rsidR="00CC79A1" w:rsidRPr="00CC79A1" w:rsidRDefault="00CC79A1" w:rsidP="00CC79A1">
      <w:pPr>
        <w:pStyle w:val="ListParagraph"/>
        <w:rPr>
          <w:ins w:id="492" w:author="nohemi fabiola serrano aguilar" w:date="2026-10-31T02:20:00Z" w16du:dateUtc="2026-10-31T02:20:00Z"/>
          <w:rFonts w:ascii="Calibri" w:eastAsia="Times New Roman" w:hAnsi="Calibri" w:cs="Calibri"/>
          <w:sz w:val="24"/>
          <w:szCs w:val="24"/>
          <w:lang w:val="es-MX"/>
          <w:rPrChange w:id="493" w:author="nohemi fabiola serrano aguilar" w:date="2026-10-31T02:20:00Z" w16du:dateUtc="2026-10-31T02:20:00Z">
            <w:rPr>
              <w:ins w:id="494" w:author="nohemi fabiola serrano aguilar" w:date="2026-10-31T02:20:00Z" w16du:dateUtc="2026-10-31T02:20:00Z"/>
              <w:rFonts w:eastAsia="Times New Roman"/>
              <w:lang w:val="es-MX"/>
            </w:rPr>
          </w:rPrChange>
        </w:rPr>
        <w:pPrChange w:id="495" w:author="nohemi fabiola serrano aguilar" w:date="2026-10-31T02:20:00Z" w16du:dateUtc="2026-10-31T02:20:00Z">
          <w:pPr>
            <w:pStyle w:val="ListParagraph"/>
            <w:numPr>
              <w:numId w:val="4"/>
            </w:numPr>
            <w:ind w:hanging="360"/>
            <w:jc w:val="both"/>
          </w:pPr>
        </w:pPrChange>
      </w:pPr>
    </w:p>
    <w:p w14:paraId="4DB68948" w14:textId="77777777" w:rsidR="00CC79A1" w:rsidRPr="008C4A39" w:rsidRDefault="00CC79A1" w:rsidP="00CC79A1">
      <w:pPr>
        <w:pStyle w:val="ListParagraph"/>
        <w:jc w:val="both"/>
        <w:rPr>
          <w:ins w:id="496" w:author="nohemi fabiola serrano aguilar" w:date="2026-10-30T23:32:00Z" w16du:dateUtc="2026-10-30T23:32:00Z"/>
          <w:rFonts w:ascii="Calibri" w:eastAsia="Times New Roman" w:hAnsi="Calibri" w:cs="Calibri"/>
          <w:sz w:val="24"/>
          <w:szCs w:val="24"/>
          <w:lang w:val="es-MX"/>
        </w:rPr>
        <w:pPrChange w:id="497" w:author="nohemi fabiola serrano aguilar" w:date="2026-10-31T02:20:00Z" w16du:dateUtc="2026-10-31T02:20:00Z">
          <w:pPr/>
        </w:pPrChange>
      </w:pPr>
    </w:p>
    <w:p w14:paraId="156ED99E" w14:textId="4DD1D270" w:rsidR="000A3B1D" w:rsidRPr="008C4A39" w:rsidRDefault="008A4488">
      <w:pPr>
        <w:jc w:val="center"/>
        <w:rPr>
          <w:ins w:id="498" w:author="nohemi fabiola serrano aguilar" w:date="2026-10-30T23:33:00Z" w16du:dateUtc="2026-10-30T23:33:00Z"/>
          <w:rFonts w:ascii="Calibri" w:eastAsia="Times New Roman" w:hAnsi="Calibri" w:cs="Calibri"/>
          <w:b/>
          <w:bCs/>
          <w:sz w:val="24"/>
          <w:szCs w:val="24"/>
          <w:lang w:val="es-MX"/>
          <w:rPrChange w:id="499" w:author="nohemi fabiola serrano aguilar" w:date="2026-10-31T01:50:00Z" w16du:dateUtc="2026-10-31T01:50:00Z">
            <w:rPr>
              <w:ins w:id="500" w:author="nohemi fabiola serrano aguilar" w:date="2026-10-30T23:33:00Z" w16du:dateUtc="2026-10-30T23:33:00Z"/>
              <w:rFonts w:ascii="Calibri" w:eastAsia="Times New Roman" w:hAnsi="Calibri" w:cs="Calibri"/>
              <w:sz w:val="24"/>
              <w:szCs w:val="24"/>
              <w:lang w:val="es-MX"/>
            </w:rPr>
          </w:rPrChange>
        </w:rPr>
        <w:pPrChange w:id="501" w:author="nohemi fabiola serrano aguilar" w:date="2026-10-31T01:54:00Z" w16du:dateUtc="2026-10-31T01:54:00Z">
          <w:pPr/>
        </w:pPrChange>
      </w:pPr>
      <w:ins w:id="502" w:author="nohemi fabiola serrano aguilar" w:date="2026-10-30T23:32:00Z" w16du:dateUtc="2026-10-30T23:32:00Z">
        <w:r w:rsidRPr="008C4A39">
          <w:rPr>
            <w:rFonts w:ascii="Calibri" w:eastAsia="Times New Roman" w:hAnsi="Calibri" w:cs="Calibri"/>
            <w:b/>
            <w:bCs/>
            <w:sz w:val="24"/>
            <w:szCs w:val="24"/>
            <w:lang w:val="es-MX"/>
            <w:rPrChange w:id="503" w:author="nohemi fabiola serrano aguilar" w:date="2026-10-31T01:50:00Z" w16du:dateUtc="2026-10-31T01:50:00Z">
              <w:rPr>
                <w:rFonts w:ascii="Calibri" w:eastAsia="Times New Roman" w:hAnsi="Calibri" w:cs="Calibri"/>
                <w:sz w:val="24"/>
                <w:szCs w:val="24"/>
                <w:lang w:val="es-MX"/>
              </w:rPr>
            </w:rPrChange>
          </w:rPr>
          <w:t>Analisis de las Exploraciones Visualizadas</w:t>
        </w:r>
      </w:ins>
    </w:p>
    <w:p w14:paraId="1096AB09" w14:textId="238DC161" w:rsidR="008A4488" w:rsidRPr="008C4A39" w:rsidRDefault="008A4488">
      <w:pPr>
        <w:pStyle w:val="ListParagraph"/>
        <w:numPr>
          <w:ilvl w:val="0"/>
          <w:numId w:val="5"/>
        </w:numPr>
        <w:jc w:val="both"/>
        <w:rPr>
          <w:ins w:id="504" w:author="nohemi fabiola serrano aguilar" w:date="2026-10-30T23:32:00Z" w16du:dateUtc="2026-10-30T23:32:00Z"/>
          <w:rFonts w:ascii="Calibri" w:eastAsia="Times New Roman" w:hAnsi="Calibri" w:cs="Calibri"/>
          <w:b/>
          <w:bCs/>
          <w:sz w:val="24"/>
          <w:szCs w:val="24"/>
          <w:lang w:val="es-MX"/>
          <w:rPrChange w:id="505" w:author="nohemi fabiola serrano aguilar" w:date="2026-10-31T01:54:00Z" w16du:dateUtc="2026-10-31T01:54:00Z">
            <w:rPr>
              <w:ins w:id="506" w:author="nohemi fabiola serrano aguilar" w:date="2026-10-30T23:32:00Z" w16du:dateUtc="2026-10-30T23:32:00Z"/>
              <w:rFonts w:eastAsia="Times New Roman"/>
              <w:lang w:val="es-MX"/>
            </w:rPr>
          </w:rPrChange>
        </w:rPr>
        <w:pPrChange w:id="507" w:author="nohemi fabiola serrano aguilar" w:date="2026-10-31T01:44:00Z" w16du:dateUtc="2026-10-31T01:44:00Z">
          <w:pPr/>
        </w:pPrChange>
      </w:pPr>
      <w:ins w:id="508" w:author="nohemi fabiola serrano aguilar" w:date="2026-10-30T23:33:00Z" w16du:dateUtc="2026-10-30T23:33:00Z">
        <w:r w:rsidRPr="008C4A39">
          <w:rPr>
            <w:rFonts w:ascii="Calibri" w:eastAsia="Times New Roman" w:hAnsi="Calibri" w:cs="Calibri"/>
            <w:b/>
            <w:bCs/>
            <w:sz w:val="24"/>
            <w:szCs w:val="24"/>
            <w:lang w:val="es-MX"/>
            <w:rPrChange w:id="509" w:author="nohemi fabiola serrano aguilar" w:date="2026-10-31T01:54:00Z" w16du:dateUtc="2026-10-31T01:54:00Z">
              <w:rPr>
                <w:rFonts w:ascii="Calibri" w:eastAsia="Times New Roman" w:hAnsi="Calibri" w:cs="Calibri"/>
                <w:sz w:val="24"/>
                <w:szCs w:val="24"/>
                <w:lang w:val="es-MX"/>
              </w:rPr>
            </w:rPrChange>
          </w:rPr>
          <w:t xml:space="preserve">Demografia de la fuerza laboral (Grafico 1 </w:t>
        </w:r>
      </w:ins>
      <w:ins w:id="510" w:author="nohemi fabiola serrano aguilar" w:date="2026-10-30T23:34:00Z" w16du:dateUtc="2026-10-30T23:34:00Z">
        <w:r w:rsidRPr="008C4A39">
          <w:rPr>
            <w:rFonts w:ascii="Calibri" w:eastAsia="Times New Roman" w:hAnsi="Calibri" w:cs="Calibri"/>
            <w:b/>
            <w:bCs/>
            <w:sz w:val="24"/>
            <w:szCs w:val="24"/>
            <w:lang w:val="es-MX"/>
            <w:rPrChange w:id="511" w:author="nohemi fabiola serrano aguilar" w:date="2026-10-31T01:54:00Z" w16du:dateUtc="2026-10-31T01:54:00Z">
              <w:rPr>
                <w:rFonts w:ascii="Calibri" w:eastAsia="Times New Roman" w:hAnsi="Calibri" w:cs="Calibri"/>
                <w:sz w:val="24"/>
                <w:szCs w:val="24"/>
                <w:lang w:val="es-MX"/>
              </w:rPr>
            </w:rPrChange>
          </w:rPr>
          <w:t>– Grafico de recuento segmentado)</w:t>
        </w:r>
      </w:ins>
    </w:p>
    <w:p w14:paraId="6A74D87A" w14:textId="3996F31F" w:rsidR="008A4488" w:rsidRDefault="008A4488" w:rsidP="008C4A39">
      <w:pPr>
        <w:jc w:val="center"/>
        <w:rPr>
          <w:ins w:id="512" w:author="nohemi fabiola serrano aguilar" w:date="2026-10-30T23:36:00Z" w16du:dateUtc="2026-10-30T23:36:00Z"/>
          <w:rFonts w:ascii="Calibri" w:eastAsia="Times New Roman" w:hAnsi="Calibri" w:cs="Calibri"/>
          <w:sz w:val="24"/>
          <w:szCs w:val="24"/>
          <w:lang w:val="es-MX"/>
        </w:rPr>
      </w:pPr>
      <w:ins w:id="513" w:author="nohemi fabiola serrano aguilar" w:date="2026-10-30T23:35:00Z" w16du:dateUtc="2026-10-30T23:35:00Z">
        <w:r>
          <w:rPr>
            <w:rFonts w:ascii="Calibri" w:eastAsia="Times New Roman" w:hAnsi="Calibri" w:cs="Calibri"/>
            <w:noProof/>
            <w:sz w:val="24"/>
            <w:szCs w:val="24"/>
            <w:lang w:val="es-MX"/>
            <w14:ligatures w14:val="standardContextual"/>
          </w:rPr>
          <w:drawing>
            <wp:inline distT="0" distB="0" distL="0" distR="0" wp14:anchorId="6EF9C62C" wp14:editId="3B737D1F">
              <wp:extent cx="3722605" cy="2758440"/>
              <wp:effectExtent l="0" t="0" r="0" b="3810"/>
              <wp:docPr id="1803522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522668" name="Picture 1803522668"/>
                      <pic:cNvPicPr/>
                    </pic:nvPicPr>
                    <pic:blipFill>
                      <a:blip r:embed="rId9">
                        <a:extLst>
                          <a:ext uri="{28A0092B-C50C-407E-A947-70E740481C1C}">
                            <a14:useLocalDpi xmlns:a14="http://schemas.microsoft.com/office/drawing/2010/main" val="0"/>
                          </a:ext>
                        </a:extLst>
                      </a:blip>
                      <a:stretch>
                        <a:fillRect/>
                      </a:stretch>
                    </pic:blipFill>
                    <pic:spPr>
                      <a:xfrm>
                        <a:off x="0" y="0"/>
                        <a:ext cx="3757650" cy="2784408"/>
                      </a:xfrm>
                      <a:prstGeom prst="rect">
                        <a:avLst/>
                      </a:prstGeom>
                    </pic:spPr>
                  </pic:pic>
                </a:graphicData>
              </a:graphic>
            </wp:inline>
          </w:drawing>
        </w:r>
      </w:ins>
    </w:p>
    <w:p w14:paraId="2DF0E68F" w14:textId="530A7F1A" w:rsidR="008A4488" w:rsidRDefault="008A4488" w:rsidP="008C4A39">
      <w:pPr>
        <w:jc w:val="both"/>
        <w:rPr>
          <w:ins w:id="514" w:author="nohemi fabiola serrano aguilar" w:date="2026-10-31T01:54:00Z" w16du:dateUtc="2026-10-31T01:54:00Z"/>
          <w:rFonts w:ascii="Calibri" w:eastAsia="Times New Roman" w:hAnsi="Calibri" w:cs="Calibri"/>
          <w:sz w:val="24"/>
          <w:szCs w:val="24"/>
          <w:lang w:val="es-MX"/>
        </w:rPr>
      </w:pPr>
      <w:ins w:id="515" w:author="nohemi fabiola serrano aguilar" w:date="2026-10-30T23:36:00Z" w16du:dateUtc="2026-10-30T23:36:00Z">
        <w:r>
          <w:rPr>
            <w:rFonts w:ascii="Calibri" w:eastAsia="Times New Roman" w:hAnsi="Calibri" w:cs="Calibri"/>
            <w:sz w:val="24"/>
            <w:szCs w:val="24"/>
            <w:lang w:val="es-MX"/>
          </w:rPr>
          <w:t xml:space="preserve">La visualizacion tabulada </w:t>
        </w:r>
      </w:ins>
      <w:ins w:id="516" w:author="nohemi fabiola serrano aguilar" w:date="2026-10-30T23:37:00Z" w16du:dateUtc="2026-10-30T23:37:00Z">
        <w:r>
          <w:rPr>
            <w:rFonts w:ascii="Calibri" w:eastAsia="Times New Roman" w:hAnsi="Calibri" w:cs="Calibri"/>
            <w:sz w:val="24"/>
            <w:szCs w:val="24"/>
            <w:lang w:val="es-MX"/>
          </w:rPr>
          <w:t>cruzada de la distribucion por departamentos segmentada por genero, expone un panorama corporati</w:t>
        </w:r>
      </w:ins>
      <w:ins w:id="517" w:author="nohemi fabiola serrano aguilar" w:date="2026-10-30T23:38:00Z" w16du:dateUtc="2026-10-30T23:38:00Z">
        <w:r>
          <w:rPr>
            <w:rFonts w:ascii="Calibri" w:eastAsia="Times New Roman" w:hAnsi="Calibri" w:cs="Calibri"/>
            <w:sz w:val="24"/>
            <w:szCs w:val="24"/>
            <w:lang w:val="es-MX"/>
          </w:rPr>
          <w:t>v</w:t>
        </w:r>
      </w:ins>
      <w:ins w:id="518" w:author="nohemi fabiola serrano aguilar" w:date="2026-10-30T23:37:00Z" w16du:dateUtc="2026-10-30T23:37:00Z">
        <w:r>
          <w:rPr>
            <w:rFonts w:ascii="Calibri" w:eastAsia="Times New Roman" w:hAnsi="Calibri" w:cs="Calibri"/>
            <w:sz w:val="24"/>
            <w:szCs w:val="24"/>
            <w:lang w:val="es-MX"/>
          </w:rPr>
          <w:t>o altame</w:t>
        </w:r>
      </w:ins>
      <w:ins w:id="519" w:author="nohemi fabiola serrano aguilar" w:date="2026-10-30T23:38:00Z" w16du:dateUtc="2026-10-30T23:38:00Z">
        <w:r>
          <w:rPr>
            <w:rFonts w:ascii="Calibri" w:eastAsia="Times New Roman" w:hAnsi="Calibri" w:cs="Calibri"/>
            <w:sz w:val="24"/>
            <w:szCs w:val="24"/>
            <w:lang w:val="es-MX"/>
          </w:rPr>
          <w:t xml:space="preserve">nte estratificado. El area de Research &amp; Development </w:t>
        </w:r>
      </w:ins>
      <w:ins w:id="520" w:author="nohemi fabiola serrano aguilar" w:date="2026-10-30T23:39:00Z" w16du:dateUtc="2026-10-30T23:39:00Z">
        <w:r>
          <w:rPr>
            <w:rFonts w:ascii="Calibri" w:eastAsia="Times New Roman" w:hAnsi="Calibri" w:cs="Calibri"/>
            <w:sz w:val="24"/>
            <w:szCs w:val="24"/>
            <w:lang w:val="es-MX"/>
          </w:rPr>
          <w:t xml:space="preserve">se destaca como el centro operativo dominante. En casi todas las </w:t>
        </w:r>
        <w:r w:rsidR="00B83686">
          <w:rPr>
            <w:rFonts w:ascii="Calibri" w:eastAsia="Times New Roman" w:hAnsi="Calibri" w:cs="Calibri"/>
            <w:sz w:val="24"/>
            <w:szCs w:val="24"/>
            <w:lang w:val="es-MX"/>
          </w:rPr>
          <w:t>divisiones, los hombres mantienen una mayoria constante</w:t>
        </w:r>
      </w:ins>
      <w:ins w:id="521" w:author="nohemi fabiola serrano aguilar" w:date="2026-10-30T23:40:00Z" w16du:dateUtc="2026-10-30T23:40:00Z">
        <w:r w:rsidR="00B83686">
          <w:rPr>
            <w:rFonts w:ascii="Calibri" w:eastAsia="Times New Roman" w:hAnsi="Calibri" w:cs="Calibri"/>
            <w:sz w:val="24"/>
            <w:szCs w:val="24"/>
            <w:lang w:val="es-MX"/>
          </w:rPr>
          <w:t>. Esto sugiere una tendencia de contratacion homogenea que podria influir en las dinamicas de retencion en las diferentes areas.</w:t>
        </w:r>
      </w:ins>
    </w:p>
    <w:p w14:paraId="1A0FA7FE" w14:textId="77777777" w:rsidR="008C4A39" w:rsidRDefault="008C4A39" w:rsidP="008C4A39">
      <w:pPr>
        <w:jc w:val="both"/>
        <w:rPr>
          <w:ins w:id="522" w:author="nohemi fabiola serrano aguilar" w:date="2026-10-30T23:40:00Z" w16du:dateUtc="2026-10-30T23:40:00Z"/>
          <w:rFonts w:ascii="Calibri" w:eastAsia="Times New Roman" w:hAnsi="Calibri" w:cs="Calibri"/>
          <w:sz w:val="24"/>
          <w:szCs w:val="24"/>
          <w:lang w:val="es-MX"/>
        </w:rPr>
      </w:pPr>
    </w:p>
    <w:p w14:paraId="17B5223C" w14:textId="1F4064C4" w:rsidR="00B83686" w:rsidRDefault="00B83686" w:rsidP="008C4A39">
      <w:pPr>
        <w:pStyle w:val="ListParagraph"/>
        <w:numPr>
          <w:ilvl w:val="0"/>
          <w:numId w:val="5"/>
        </w:numPr>
        <w:jc w:val="both"/>
        <w:rPr>
          <w:ins w:id="523" w:author="nohemi fabiola serrano aguilar" w:date="2026-10-31T02:21:00Z" w16du:dateUtc="2026-10-31T02:21:00Z"/>
          <w:rFonts w:ascii="Calibri" w:eastAsia="Times New Roman" w:hAnsi="Calibri" w:cs="Calibri"/>
          <w:b/>
          <w:bCs/>
          <w:sz w:val="24"/>
          <w:szCs w:val="24"/>
          <w:lang w:val="es-MX"/>
        </w:rPr>
      </w:pPr>
      <w:ins w:id="524" w:author="nohemi fabiola serrano aguilar" w:date="2026-10-30T23:41:00Z" w16du:dateUtc="2026-10-30T23:41:00Z">
        <w:r w:rsidRPr="008C4A39">
          <w:rPr>
            <w:rFonts w:ascii="Calibri" w:eastAsia="Times New Roman" w:hAnsi="Calibri" w:cs="Calibri"/>
            <w:b/>
            <w:bCs/>
            <w:sz w:val="24"/>
            <w:szCs w:val="24"/>
            <w:lang w:val="es-MX"/>
            <w:rPrChange w:id="525" w:author="nohemi fabiola serrano aguilar" w:date="2026-10-31T01:53:00Z" w16du:dateUtc="2026-10-31T01:53:00Z">
              <w:rPr>
                <w:rFonts w:ascii="Calibri" w:eastAsia="Times New Roman" w:hAnsi="Calibri" w:cs="Calibri"/>
                <w:sz w:val="24"/>
                <w:szCs w:val="24"/>
                <w:lang w:val="es-MX"/>
              </w:rPr>
            </w:rPrChange>
          </w:rPr>
          <w:t xml:space="preserve">Desigualdad en la </w:t>
        </w:r>
      </w:ins>
      <w:ins w:id="526" w:author="nohemi fabiola serrano aguilar" w:date="2026-10-31T00:41:00Z" w16du:dateUtc="2026-10-31T00:41:00Z">
        <w:r w:rsidR="008D2002" w:rsidRPr="008C4A39">
          <w:rPr>
            <w:rFonts w:ascii="Calibri" w:eastAsia="Times New Roman" w:hAnsi="Calibri" w:cs="Calibri"/>
            <w:b/>
            <w:bCs/>
            <w:sz w:val="24"/>
            <w:szCs w:val="24"/>
            <w:lang w:val="es-MX"/>
            <w:rPrChange w:id="527" w:author="nohemi fabiola serrano aguilar" w:date="2026-10-31T01:53:00Z" w16du:dateUtc="2026-10-31T01:53:00Z">
              <w:rPr>
                <w:rFonts w:ascii="Calibri" w:eastAsia="Times New Roman" w:hAnsi="Calibri" w:cs="Calibri"/>
                <w:sz w:val="24"/>
                <w:szCs w:val="24"/>
                <w:lang w:val="es-MX"/>
              </w:rPr>
            </w:rPrChange>
          </w:rPr>
          <w:t>C</w:t>
        </w:r>
      </w:ins>
      <w:ins w:id="528" w:author="nohemi fabiola serrano aguilar" w:date="2026-10-30T23:41:00Z" w16du:dateUtc="2026-10-30T23:41:00Z">
        <w:r w:rsidRPr="008C4A39">
          <w:rPr>
            <w:rFonts w:ascii="Calibri" w:eastAsia="Times New Roman" w:hAnsi="Calibri" w:cs="Calibri"/>
            <w:b/>
            <w:bCs/>
            <w:sz w:val="24"/>
            <w:szCs w:val="24"/>
            <w:lang w:val="es-MX"/>
            <w:rPrChange w:id="529" w:author="nohemi fabiola serrano aguilar" w:date="2026-10-31T01:53:00Z" w16du:dateUtc="2026-10-31T01:53:00Z">
              <w:rPr>
                <w:rFonts w:ascii="Calibri" w:eastAsia="Times New Roman" w:hAnsi="Calibri" w:cs="Calibri"/>
                <w:sz w:val="24"/>
                <w:szCs w:val="24"/>
                <w:lang w:val="es-MX"/>
              </w:rPr>
            </w:rPrChange>
          </w:rPr>
          <w:t>ompensacion. (Grafico 2 – Histograma de Ingresos y KDE</w:t>
        </w:r>
      </w:ins>
      <w:ins w:id="530" w:author="nohemi fabiola serrano aguilar" w:date="2026-10-30T23:42:00Z" w16du:dateUtc="2026-10-30T23:42:00Z">
        <w:r w:rsidRPr="008C4A39">
          <w:rPr>
            <w:rFonts w:ascii="Calibri" w:eastAsia="Times New Roman" w:hAnsi="Calibri" w:cs="Calibri"/>
            <w:b/>
            <w:bCs/>
            <w:sz w:val="24"/>
            <w:szCs w:val="24"/>
            <w:lang w:val="es-MX"/>
            <w:rPrChange w:id="531" w:author="nohemi fabiola serrano aguilar" w:date="2026-10-31T01:53:00Z" w16du:dateUtc="2026-10-31T01:53:00Z">
              <w:rPr>
                <w:rFonts w:ascii="Calibri" w:eastAsia="Times New Roman" w:hAnsi="Calibri" w:cs="Calibri"/>
                <w:sz w:val="24"/>
                <w:szCs w:val="24"/>
                <w:lang w:val="es-MX"/>
              </w:rPr>
            </w:rPrChange>
          </w:rPr>
          <w:t>)</w:t>
        </w:r>
      </w:ins>
    </w:p>
    <w:p w14:paraId="19EF6B9D" w14:textId="046688DA" w:rsidR="00CC79A1" w:rsidRDefault="00CC79A1" w:rsidP="00CC79A1">
      <w:pPr>
        <w:jc w:val="both"/>
        <w:rPr>
          <w:ins w:id="532" w:author="nohemi fabiola serrano aguilar" w:date="2026-10-31T02:21:00Z" w16du:dateUtc="2026-10-31T02:21:00Z"/>
          <w:rFonts w:ascii="Calibri" w:eastAsia="Times New Roman" w:hAnsi="Calibri" w:cs="Calibri"/>
          <w:b/>
          <w:bCs/>
          <w:sz w:val="24"/>
          <w:szCs w:val="24"/>
          <w:lang w:val="es-MX"/>
        </w:rPr>
      </w:pPr>
      <w:ins w:id="533" w:author="nohemi fabiola serrano aguilar" w:date="2026-10-30T23:46:00Z" w16du:dateUtc="2026-10-30T23:46:00Z">
        <w:r>
          <w:rPr>
            <w:rFonts w:ascii="Calibri" w:eastAsia="Times New Roman" w:hAnsi="Calibri" w:cs="Calibri"/>
            <w:noProof/>
            <w:sz w:val="24"/>
            <w:szCs w:val="24"/>
            <w:lang w:val="es-MX"/>
            <w14:ligatures w14:val="standardContextual"/>
          </w:rPr>
          <w:drawing>
            <wp:anchor distT="0" distB="0" distL="114300" distR="114300" simplePos="0" relativeHeight="251664384" behindDoc="0" locked="0" layoutInCell="1" allowOverlap="1" wp14:anchorId="44397193" wp14:editId="680CEDF0">
              <wp:simplePos x="0" y="0"/>
              <wp:positionH relativeFrom="margin">
                <wp:align>center</wp:align>
              </wp:positionH>
              <wp:positionV relativeFrom="paragraph">
                <wp:posOffset>64770</wp:posOffset>
              </wp:positionV>
              <wp:extent cx="2552700" cy="2465533"/>
              <wp:effectExtent l="0" t="0" r="0" b="0"/>
              <wp:wrapNone/>
              <wp:docPr id="3261751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175104" name="Picture 326175104"/>
                      <pic:cNvPicPr/>
                    </pic:nvPicPr>
                    <pic:blipFill>
                      <a:blip r:embed="rId10">
                        <a:extLst>
                          <a:ext uri="{28A0092B-C50C-407E-A947-70E740481C1C}">
                            <a14:useLocalDpi xmlns:a14="http://schemas.microsoft.com/office/drawing/2010/main" val="0"/>
                          </a:ext>
                        </a:extLst>
                      </a:blip>
                      <a:stretch>
                        <a:fillRect/>
                      </a:stretch>
                    </pic:blipFill>
                    <pic:spPr>
                      <a:xfrm>
                        <a:off x="0" y="0"/>
                        <a:ext cx="2552700" cy="2465533"/>
                      </a:xfrm>
                      <a:prstGeom prst="rect">
                        <a:avLst/>
                      </a:prstGeom>
                    </pic:spPr>
                  </pic:pic>
                </a:graphicData>
              </a:graphic>
              <wp14:sizeRelH relativeFrom="margin">
                <wp14:pctWidth>0</wp14:pctWidth>
              </wp14:sizeRelH>
              <wp14:sizeRelV relativeFrom="margin">
                <wp14:pctHeight>0</wp14:pctHeight>
              </wp14:sizeRelV>
            </wp:anchor>
          </w:drawing>
        </w:r>
      </w:ins>
    </w:p>
    <w:p w14:paraId="3EF0B400" w14:textId="1C32F2BF" w:rsidR="00CC79A1" w:rsidRDefault="00CC79A1" w:rsidP="00CC79A1">
      <w:pPr>
        <w:jc w:val="both"/>
        <w:rPr>
          <w:ins w:id="534" w:author="nohemi fabiola serrano aguilar" w:date="2026-10-31T02:21:00Z" w16du:dateUtc="2026-10-31T02:21:00Z"/>
          <w:rFonts w:ascii="Calibri" w:eastAsia="Times New Roman" w:hAnsi="Calibri" w:cs="Calibri"/>
          <w:b/>
          <w:bCs/>
          <w:sz w:val="24"/>
          <w:szCs w:val="24"/>
          <w:lang w:val="es-MX"/>
        </w:rPr>
      </w:pPr>
    </w:p>
    <w:p w14:paraId="1CC9E599" w14:textId="48179941" w:rsidR="00CC79A1" w:rsidRDefault="00CC79A1" w:rsidP="00CC79A1">
      <w:pPr>
        <w:jc w:val="both"/>
        <w:rPr>
          <w:ins w:id="535" w:author="nohemi fabiola serrano aguilar" w:date="2026-10-31T02:21:00Z" w16du:dateUtc="2026-10-31T02:21:00Z"/>
          <w:rFonts w:ascii="Calibri" w:eastAsia="Times New Roman" w:hAnsi="Calibri" w:cs="Calibri"/>
          <w:b/>
          <w:bCs/>
          <w:sz w:val="24"/>
          <w:szCs w:val="24"/>
          <w:lang w:val="es-MX"/>
        </w:rPr>
      </w:pPr>
    </w:p>
    <w:p w14:paraId="6BB032AA" w14:textId="77777777" w:rsidR="00CC79A1" w:rsidRDefault="00CC79A1" w:rsidP="00CC79A1">
      <w:pPr>
        <w:jc w:val="both"/>
        <w:rPr>
          <w:ins w:id="536" w:author="nohemi fabiola serrano aguilar" w:date="2026-10-31T02:21:00Z" w16du:dateUtc="2026-10-31T02:21:00Z"/>
          <w:rFonts w:ascii="Calibri" w:eastAsia="Times New Roman" w:hAnsi="Calibri" w:cs="Calibri"/>
          <w:b/>
          <w:bCs/>
          <w:sz w:val="24"/>
          <w:szCs w:val="24"/>
          <w:lang w:val="es-MX"/>
        </w:rPr>
      </w:pPr>
    </w:p>
    <w:p w14:paraId="2354A891" w14:textId="7BB2A512" w:rsidR="00CC79A1" w:rsidRDefault="00CC79A1" w:rsidP="00CC79A1">
      <w:pPr>
        <w:jc w:val="both"/>
        <w:rPr>
          <w:ins w:id="537" w:author="nohemi fabiola serrano aguilar" w:date="2026-10-31T02:21:00Z" w16du:dateUtc="2026-10-31T02:21:00Z"/>
          <w:rFonts w:ascii="Calibri" w:eastAsia="Times New Roman" w:hAnsi="Calibri" w:cs="Calibri"/>
          <w:b/>
          <w:bCs/>
          <w:sz w:val="24"/>
          <w:szCs w:val="24"/>
          <w:lang w:val="es-MX"/>
        </w:rPr>
      </w:pPr>
    </w:p>
    <w:p w14:paraId="582FFEAD" w14:textId="77777777" w:rsidR="00CC79A1" w:rsidRDefault="00CC79A1" w:rsidP="00CC79A1">
      <w:pPr>
        <w:jc w:val="both"/>
        <w:rPr>
          <w:ins w:id="538" w:author="nohemi fabiola serrano aguilar" w:date="2026-10-31T02:21:00Z" w16du:dateUtc="2026-10-31T02:21:00Z"/>
          <w:rFonts w:ascii="Calibri" w:eastAsia="Times New Roman" w:hAnsi="Calibri" w:cs="Calibri"/>
          <w:b/>
          <w:bCs/>
          <w:sz w:val="24"/>
          <w:szCs w:val="24"/>
          <w:lang w:val="es-MX"/>
        </w:rPr>
      </w:pPr>
    </w:p>
    <w:p w14:paraId="4D6CFCBF" w14:textId="106FD50A" w:rsidR="00CC79A1" w:rsidRPr="00CC79A1" w:rsidRDefault="00CC79A1" w:rsidP="00CC79A1">
      <w:pPr>
        <w:jc w:val="both"/>
        <w:rPr>
          <w:ins w:id="539" w:author="nohemi fabiola serrano aguilar" w:date="2026-10-31T00:41:00Z" w16du:dateUtc="2026-10-31T00:41:00Z"/>
          <w:rFonts w:ascii="Calibri" w:eastAsia="Times New Roman" w:hAnsi="Calibri" w:cs="Calibri"/>
          <w:b/>
          <w:bCs/>
          <w:sz w:val="24"/>
          <w:szCs w:val="24"/>
          <w:lang w:val="es-MX"/>
          <w:rPrChange w:id="540" w:author="nohemi fabiola serrano aguilar" w:date="2026-10-31T02:21:00Z" w16du:dateUtc="2026-10-31T02:21:00Z">
            <w:rPr>
              <w:ins w:id="541" w:author="nohemi fabiola serrano aguilar" w:date="2026-10-31T00:41:00Z" w16du:dateUtc="2026-10-31T00:41:00Z"/>
              <w:rFonts w:ascii="Calibri" w:eastAsia="Times New Roman" w:hAnsi="Calibri" w:cs="Calibri"/>
              <w:sz w:val="24"/>
              <w:szCs w:val="24"/>
              <w:lang w:val="es-MX"/>
            </w:rPr>
          </w:rPrChange>
        </w:rPr>
        <w:pPrChange w:id="542" w:author="nohemi fabiola serrano aguilar" w:date="2026-10-31T02:21:00Z" w16du:dateUtc="2026-10-31T02:21:00Z">
          <w:pPr>
            <w:pStyle w:val="ListParagraph"/>
            <w:numPr>
              <w:numId w:val="5"/>
            </w:numPr>
            <w:ind w:hanging="360"/>
            <w:jc w:val="both"/>
          </w:pPr>
        </w:pPrChange>
      </w:pPr>
    </w:p>
    <w:p w14:paraId="07EFF14A" w14:textId="52A251BC" w:rsidR="00B83686" w:rsidRDefault="00B83686" w:rsidP="008C4A39">
      <w:pPr>
        <w:jc w:val="center"/>
        <w:rPr>
          <w:ins w:id="543" w:author="nohemi fabiola serrano aguilar" w:date="2026-10-30T23:47:00Z" w16du:dateUtc="2026-10-30T23:47:00Z"/>
          <w:rFonts w:ascii="Calibri" w:eastAsia="Times New Roman" w:hAnsi="Calibri" w:cs="Calibri"/>
          <w:sz w:val="24"/>
          <w:szCs w:val="24"/>
          <w:lang w:val="es-MX"/>
        </w:rPr>
      </w:pPr>
    </w:p>
    <w:p w14:paraId="613B533D" w14:textId="56836CBF" w:rsidR="00E77C6C" w:rsidRDefault="00B83686" w:rsidP="008C4A39">
      <w:pPr>
        <w:jc w:val="both"/>
        <w:rPr>
          <w:ins w:id="544" w:author="nohemi fabiola serrano aguilar" w:date="2026-10-31T01:47:00Z" w16du:dateUtc="2026-10-31T01:47:00Z"/>
          <w:rFonts w:ascii="Calibri" w:eastAsia="Times New Roman" w:hAnsi="Calibri" w:cs="Calibri"/>
          <w:sz w:val="24"/>
          <w:szCs w:val="24"/>
          <w:lang w:val="es-MX"/>
        </w:rPr>
      </w:pPr>
      <w:ins w:id="545" w:author="nohemi fabiola serrano aguilar" w:date="2026-10-30T23:47:00Z" w16du:dateUtc="2026-10-30T23:47:00Z">
        <w:r>
          <w:rPr>
            <w:rFonts w:ascii="Calibri" w:eastAsia="Times New Roman" w:hAnsi="Calibri" w:cs="Calibri"/>
            <w:sz w:val="24"/>
            <w:szCs w:val="24"/>
            <w:lang w:val="es-MX"/>
          </w:rPr>
          <w:lastRenderedPageBreak/>
          <w:t xml:space="preserve">El </w:t>
        </w:r>
      </w:ins>
      <w:ins w:id="546" w:author="nohemi fabiola serrano aguilar" w:date="2026-10-30T23:49:00Z" w16du:dateUtc="2026-10-30T23:49:00Z">
        <w:r>
          <w:rPr>
            <w:rFonts w:ascii="Calibri" w:eastAsia="Times New Roman" w:hAnsi="Calibri" w:cs="Calibri"/>
            <w:sz w:val="24"/>
            <w:szCs w:val="24"/>
            <w:lang w:val="es-MX"/>
          </w:rPr>
          <w:t xml:space="preserve">grafico proporcionado por la variable ‘Monthly income proporciona informacion profunda sobre la estructura  financiera de la empresa. La Distribucion exhibe una alta asimetria positica </w:t>
        </w:r>
      </w:ins>
      <w:ins w:id="547" w:author="nohemi fabiola serrano aguilar" w:date="2026-10-30T23:50:00Z" w16du:dateUtc="2026-10-30T23:50:00Z">
        <w:r>
          <w:rPr>
            <w:rFonts w:ascii="Calibri" w:eastAsia="Times New Roman" w:hAnsi="Calibri" w:cs="Calibri"/>
            <w:sz w:val="24"/>
            <w:szCs w:val="24"/>
            <w:lang w:val="es-MX"/>
          </w:rPr>
          <w:t xml:space="preserve">a la derecha de 1.37, lo que </w:t>
        </w:r>
        <w:r w:rsidR="00E77C6C">
          <w:rPr>
            <w:rFonts w:ascii="Calibri" w:eastAsia="Times New Roman" w:hAnsi="Calibri" w:cs="Calibri"/>
            <w:sz w:val="24"/>
            <w:szCs w:val="24"/>
            <w:lang w:val="es-MX"/>
          </w:rPr>
          <w:t>significa que esta fuertemente arrastrada por un peque;o grupo de personas con ingresos altos. La media (</w:t>
        </w:r>
      </w:ins>
      <w:ins w:id="548" w:author="nohemi fabiola serrano aguilar" w:date="2026-10-30T23:51:00Z" w16du:dateUtc="2026-10-30T23:51:00Z">
        <w:r w:rsidR="00E77C6C">
          <w:rPr>
            <w:rFonts w:ascii="Calibri" w:eastAsia="Times New Roman" w:hAnsi="Calibri" w:cs="Calibri"/>
            <w:sz w:val="24"/>
            <w:szCs w:val="24"/>
            <w:lang w:val="es-MX"/>
          </w:rPr>
          <w:t>6,502.93) es significativamente mayor que la Mediana (4,919.00), mientras quie el valor mas frecuente (Moda: 2</w:t>
        </w:r>
      </w:ins>
      <w:ins w:id="549" w:author="nohemi fabiola serrano aguilar" w:date="2026-10-30T23:52:00Z" w16du:dateUtc="2026-10-30T23:52:00Z">
        <w:r w:rsidR="00E77C6C">
          <w:rPr>
            <w:rFonts w:ascii="Calibri" w:eastAsia="Times New Roman" w:hAnsi="Calibri" w:cs="Calibri"/>
            <w:sz w:val="24"/>
            <w:szCs w:val="24"/>
            <w:lang w:val="es-MX"/>
          </w:rPr>
          <w:t xml:space="preserve">,342.00) se situa casi en el </w:t>
        </w:r>
      </w:ins>
      <w:ins w:id="550" w:author="nohemi fabiola serrano aguilar" w:date="2026-10-30T23:53:00Z" w16du:dateUtc="2026-10-30T23:53:00Z">
        <w:r w:rsidR="00E77C6C">
          <w:rPr>
            <w:rFonts w:ascii="Calibri" w:eastAsia="Times New Roman" w:hAnsi="Calibri" w:cs="Calibri"/>
            <w:sz w:val="24"/>
            <w:szCs w:val="24"/>
            <w:lang w:val="es-MX"/>
          </w:rPr>
          <w:t xml:space="preserve">fondo. Esto revela una piramide de compensacion clasica: una concentracion masiva de trabajadores de nivelk inferior que ganan salarios basicos, equilibrada por una cola larga y delgada que </w:t>
        </w:r>
      </w:ins>
      <w:ins w:id="551" w:author="nohemi fabiola serrano aguilar" w:date="2026-10-30T23:54:00Z" w16du:dateUtc="2026-10-30T23:54:00Z">
        <w:r w:rsidR="00E77C6C">
          <w:rPr>
            <w:rFonts w:ascii="Calibri" w:eastAsia="Times New Roman" w:hAnsi="Calibri" w:cs="Calibri"/>
            <w:sz w:val="24"/>
            <w:szCs w:val="24"/>
            <w:lang w:val="es-MX"/>
          </w:rPr>
          <w:t xml:space="preserve">se extiende hacia los $20,000, la cual representa al nivel ejecutivo de elite. </w:t>
        </w:r>
      </w:ins>
      <w:ins w:id="552" w:author="nohemi fabiola serrano aguilar" w:date="2026-10-30T23:55:00Z" w16du:dateUtc="2026-10-30T23:55:00Z">
        <w:r w:rsidR="00E77C6C">
          <w:rPr>
            <w:rFonts w:ascii="Calibri" w:eastAsia="Times New Roman" w:hAnsi="Calibri" w:cs="Calibri"/>
            <w:sz w:val="24"/>
            <w:szCs w:val="24"/>
            <w:lang w:val="es-MX"/>
          </w:rPr>
          <w:t xml:space="preserve"> La kurtosis de 1.01 confirma una forma Leptocurtica con colas pesadas, relatando la brecha entre personal estandar y el liderazgo superior.</w:t>
        </w:r>
      </w:ins>
    </w:p>
    <w:p w14:paraId="50A7EC1E" w14:textId="77777777" w:rsidR="008C4A39" w:rsidRDefault="008C4A39" w:rsidP="008C4A39">
      <w:pPr>
        <w:jc w:val="both"/>
        <w:rPr>
          <w:ins w:id="553" w:author="nohemi fabiola serrano aguilar" w:date="2026-10-30T23:55:00Z" w16du:dateUtc="2026-10-30T23:55:00Z"/>
          <w:rFonts w:ascii="Calibri" w:eastAsia="Times New Roman" w:hAnsi="Calibri" w:cs="Calibri"/>
          <w:sz w:val="24"/>
          <w:szCs w:val="24"/>
          <w:lang w:val="es-MX"/>
        </w:rPr>
      </w:pPr>
    </w:p>
    <w:p w14:paraId="05AC66C8" w14:textId="0D84EBDF" w:rsidR="00E77C6C" w:rsidRPr="000A3B1D" w:rsidRDefault="00E77C6C">
      <w:pPr>
        <w:pStyle w:val="ListParagraph"/>
        <w:numPr>
          <w:ilvl w:val="0"/>
          <w:numId w:val="5"/>
        </w:numPr>
        <w:jc w:val="center"/>
        <w:rPr>
          <w:ins w:id="554" w:author="nohemi fabiola serrano aguilar" w:date="2026-10-31T01:47:00Z" w16du:dateUtc="2026-10-31T01:47:00Z"/>
          <w:rFonts w:ascii="Calibri" w:eastAsia="Times New Roman" w:hAnsi="Calibri" w:cs="Calibri"/>
          <w:b/>
          <w:bCs/>
          <w:sz w:val="24"/>
          <w:szCs w:val="24"/>
          <w:lang w:val="es-MX"/>
          <w:rPrChange w:id="555" w:author="nohemi fabiola serrano aguilar" w:date="2026-10-31T01:54:00Z" w16du:dateUtc="2026-10-31T01:54:00Z">
            <w:rPr>
              <w:ins w:id="556" w:author="nohemi fabiola serrano aguilar" w:date="2026-10-31T01:47:00Z" w16du:dateUtc="2026-10-31T01:47:00Z"/>
              <w:rFonts w:ascii="Calibri" w:eastAsia="Times New Roman" w:hAnsi="Calibri" w:cs="Calibri"/>
              <w:sz w:val="24"/>
              <w:szCs w:val="24"/>
              <w:lang w:val="es-MX"/>
            </w:rPr>
          </w:rPrChange>
        </w:rPr>
        <w:pPrChange w:id="557" w:author="nohemi fabiola serrano aguilar" w:date="2026-10-31T01:54:00Z" w16du:dateUtc="2026-10-31T01:54:00Z">
          <w:pPr>
            <w:pStyle w:val="ListParagraph"/>
            <w:numPr>
              <w:numId w:val="5"/>
            </w:numPr>
            <w:ind w:hanging="360"/>
            <w:jc w:val="both"/>
          </w:pPr>
        </w:pPrChange>
      </w:pPr>
      <w:ins w:id="558" w:author="nohemi fabiola serrano aguilar" w:date="2026-10-30T23:55:00Z" w16du:dateUtc="2026-10-30T23:55:00Z">
        <w:r w:rsidRPr="000A3B1D">
          <w:rPr>
            <w:rFonts w:ascii="Calibri" w:eastAsia="Times New Roman" w:hAnsi="Calibri" w:cs="Calibri"/>
            <w:b/>
            <w:bCs/>
            <w:sz w:val="24"/>
            <w:szCs w:val="24"/>
            <w:lang w:val="es-MX"/>
            <w:rPrChange w:id="559" w:author="nohemi fabiola serrano aguilar" w:date="2026-10-31T01:54:00Z" w16du:dateUtc="2026-10-31T01:54:00Z">
              <w:rPr>
                <w:rFonts w:ascii="Calibri" w:eastAsia="Times New Roman" w:hAnsi="Calibri" w:cs="Calibri"/>
                <w:sz w:val="24"/>
                <w:szCs w:val="24"/>
                <w:lang w:val="es-MX"/>
              </w:rPr>
            </w:rPrChange>
          </w:rPr>
          <w:t>F</w:t>
        </w:r>
      </w:ins>
      <w:ins w:id="560" w:author="nohemi fabiola serrano aguilar" w:date="2026-10-30T23:56:00Z" w16du:dateUtc="2026-10-30T23:56:00Z">
        <w:r w:rsidRPr="000A3B1D">
          <w:rPr>
            <w:rFonts w:ascii="Calibri" w:eastAsia="Times New Roman" w:hAnsi="Calibri" w:cs="Calibri"/>
            <w:b/>
            <w:bCs/>
            <w:sz w:val="24"/>
            <w:szCs w:val="24"/>
            <w:lang w:val="es-MX"/>
            <w:rPrChange w:id="561" w:author="nohemi fabiola serrano aguilar" w:date="2026-10-31T01:54:00Z" w16du:dateUtc="2026-10-31T01:54:00Z">
              <w:rPr>
                <w:rFonts w:ascii="Calibri" w:eastAsia="Times New Roman" w:hAnsi="Calibri" w:cs="Calibri"/>
                <w:sz w:val="24"/>
                <w:szCs w:val="24"/>
                <w:lang w:val="es-MX"/>
              </w:rPr>
            </w:rPrChange>
          </w:rPr>
          <w:t>actores economicos de la Rotacion (Grafico 3 – Diagrama de caja  de ingresos vs</w:t>
        </w:r>
      </w:ins>
      <w:ins w:id="562" w:author="nohemi fabiola serrano aguilar" w:date="2026-10-30T23:58:00Z" w16du:dateUtc="2026-10-30T23:58:00Z">
        <w:r w:rsidRPr="000A3B1D">
          <w:rPr>
            <w:rFonts w:ascii="Calibri" w:eastAsia="Times New Roman" w:hAnsi="Calibri" w:cs="Calibri"/>
            <w:b/>
            <w:bCs/>
            <w:sz w:val="24"/>
            <w:szCs w:val="24"/>
            <w:lang w:val="es-MX"/>
            <w:rPrChange w:id="563" w:author="nohemi fabiola serrano aguilar" w:date="2026-10-31T01:54:00Z" w16du:dateUtc="2026-10-31T01:54:00Z">
              <w:rPr>
                <w:rFonts w:ascii="Calibri" w:eastAsia="Times New Roman" w:hAnsi="Calibri" w:cs="Calibri"/>
                <w:sz w:val="24"/>
                <w:szCs w:val="24"/>
                <w:lang w:val="es-MX"/>
              </w:rPr>
            </w:rPrChange>
          </w:rPr>
          <w:t xml:space="preserve"> </w:t>
        </w:r>
      </w:ins>
      <w:ins w:id="564" w:author="nohemi fabiola serrano aguilar" w:date="2026-10-31T01:55:00Z" w16du:dateUtc="2026-10-31T01:55:00Z">
        <w:r w:rsidR="000A3B1D">
          <w:rPr>
            <w:rFonts w:ascii="Calibri" w:eastAsia="Times New Roman" w:hAnsi="Calibri" w:cs="Calibri"/>
            <w:b/>
            <w:bCs/>
            <w:sz w:val="24"/>
            <w:szCs w:val="24"/>
            <w:lang w:val="es-MX"/>
          </w:rPr>
          <w:t>Attrition</w:t>
        </w:r>
      </w:ins>
    </w:p>
    <w:p w14:paraId="2DE80811" w14:textId="77777777" w:rsidR="008C4A39" w:rsidRPr="00E77C6C" w:rsidRDefault="008C4A39">
      <w:pPr>
        <w:pStyle w:val="ListParagraph"/>
        <w:jc w:val="both"/>
        <w:rPr>
          <w:ins w:id="565" w:author="nohemi fabiola serrano aguilar" w:date="2026-10-30T23:27:00Z" w16du:dateUtc="2026-10-30T23:27:00Z"/>
          <w:rFonts w:ascii="Calibri" w:eastAsia="Times New Roman" w:hAnsi="Calibri" w:cs="Calibri"/>
          <w:sz w:val="24"/>
          <w:szCs w:val="24"/>
          <w:lang w:val="es-MX"/>
          <w:rPrChange w:id="566" w:author="nohemi fabiola serrano aguilar" w:date="2026-10-30T23:57:00Z" w16du:dateUtc="2026-10-30T23:57:00Z">
            <w:rPr>
              <w:ins w:id="567" w:author="nohemi fabiola serrano aguilar" w:date="2026-10-30T23:27:00Z" w16du:dateUtc="2026-10-30T23:27:00Z"/>
              <w:rFonts w:eastAsia="Times New Roman"/>
              <w:lang w:val="es-MX"/>
            </w:rPr>
          </w:rPrChange>
        </w:rPr>
        <w:pPrChange w:id="568" w:author="nohemi fabiola serrano aguilar" w:date="2026-10-31T01:47:00Z" w16du:dateUtc="2026-10-31T01:47:00Z">
          <w:pPr/>
        </w:pPrChange>
      </w:pPr>
    </w:p>
    <w:p w14:paraId="24791B53" w14:textId="3C2566E2" w:rsidR="00A45614" w:rsidRDefault="00E77C6C" w:rsidP="008C4A39">
      <w:pPr>
        <w:jc w:val="center"/>
        <w:rPr>
          <w:ins w:id="569" w:author="nohemi fabiola serrano aguilar" w:date="2026-10-31T01:47:00Z" w16du:dateUtc="2026-10-31T01:47:00Z"/>
          <w:rFonts w:ascii="Calibri" w:eastAsia="Times New Roman" w:hAnsi="Calibri" w:cs="Calibri"/>
          <w:sz w:val="24"/>
          <w:szCs w:val="24"/>
          <w:lang w:val="es-MX"/>
        </w:rPr>
      </w:pPr>
      <w:ins w:id="570" w:author="nohemi fabiola serrano aguilar" w:date="2026-10-30T23:57:00Z" w16du:dateUtc="2026-10-30T23:57:00Z">
        <w:r>
          <w:rPr>
            <w:rFonts w:eastAsia="Times New Roman"/>
            <w:noProof/>
            <w:lang w:val="es-MX"/>
            <w14:ligatures w14:val="standardContextual"/>
          </w:rPr>
          <w:drawing>
            <wp:inline distT="0" distB="0" distL="0" distR="0" wp14:anchorId="01E8B4F0" wp14:editId="5771FD94">
              <wp:extent cx="3672840" cy="2685955"/>
              <wp:effectExtent l="0" t="0" r="3810" b="635"/>
              <wp:docPr id="2796371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637100" name="Picture 279637100"/>
                      <pic:cNvPicPr/>
                    </pic:nvPicPr>
                    <pic:blipFill>
                      <a:blip r:embed="rId11">
                        <a:extLst>
                          <a:ext uri="{28A0092B-C50C-407E-A947-70E740481C1C}">
                            <a14:useLocalDpi xmlns:a14="http://schemas.microsoft.com/office/drawing/2010/main" val="0"/>
                          </a:ext>
                        </a:extLst>
                      </a:blip>
                      <a:stretch>
                        <a:fillRect/>
                      </a:stretch>
                    </pic:blipFill>
                    <pic:spPr>
                      <a:xfrm>
                        <a:off x="0" y="0"/>
                        <a:ext cx="3681041" cy="2691952"/>
                      </a:xfrm>
                      <a:prstGeom prst="rect">
                        <a:avLst/>
                      </a:prstGeom>
                    </pic:spPr>
                  </pic:pic>
                </a:graphicData>
              </a:graphic>
            </wp:inline>
          </w:drawing>
        </w:r>
      </w:ins>
    </w:p>
    <w:p w14:paraId="53AA2559" w14:textId="77777777" w:rsidR="008C4A39" w:rsidRDefault="008C4A39" w:rsidP="008C4A39">
      <w:pPr>
        <w:jc w:val="center"/>
        <w:rPr>
          <w:ins w:id="571" w:author="nohemi fabiola serrano aguilar" w:date="2026-10-30T23:58:00Z" w16du:dateUtc="2026-10-30T23:58:00Z"/>
          <w:rFonts w:ascii="Calibri" w:eastAsia="Times New Roman" w:hAnsi="Calibri" w:cs="Calibri"/>
          <w:sz w:val="24"/>
          <w:szCs w:val="24"/>
          <w:lang w:val="es-MX"/>
        </w:rPr>
      </w:pPr>
    </w:p>
    <w:p w14:paraId="3B2CFD81" w14:textId="708292F4" w:rsidR="00E77C6C" w:rsidRDefault="00E77C6C" w:rsidP="008C4A39">
      <w:pPr>
        <w:jc w:val="both"/>
        <w:rPr>
          <w:ins w:id="572" w:author="nohemi fabiola serrano aguilar" w:date="2026-10-31T00:05:00Z" w16du:dateUtc="2026-10-31T00:05:00Z"/>
          <w:rFonts w:ascii="Calibri" w:eastAsia="Times New Roman" w:hAnsi="Calibri" w:cs="Calibri"/>
          <w:sz w:val="24"/>
          <w:szCs w:val="24"/>
          <w:lang w:val="es-MX"/>
        </w:rPr>
      </w:pPr>
      <w:ins w:id="573" w:author="nohemi fabiola serrano aguilar" w:date="2026-10-30T23:59:00Z" w16du:dateUtc="2026-10-30T23:59:00Z">
        <w:r>
          <w:rPr>
            <w:rFonts w:ascii="Calibri" w:eastAsia="Times New Roman" w:hAnsi="Calibri" w:cs="Calibri"/>
            <w:sz w:val="24"/>
            <w:szCs w:val="24"/>
            <w:lang w:val="es-MX"/>
          </w:rPr>
          <w:t>Comparar la compensacion con la rotacion de los empleados muestra una realidad financiera clara. La linea de la m</w:t>
        </w:r>
      </w:ins>
      <w:ins w:id="574" w:author="nohemi fabiola serrano aguilar" w:date="2026-10-31T00:00:00Z" w16du:dateUtc="2026-10-31T00:00:00Z">
        <w:r>
          <w:rPr>
            <w:rFonts w:ascii="Calibri" w:eastAsia="Times New Roman" w:hAnsi="Calibri" w:cs="Calibri"/>
            <w:sz w:val="24"/>
            <w:szCs w:val="24"/>
            <w:lang w:val="es-MX"/>
          </w:rPr>
          <w:t xml:space="preserve">ediana para los profesionales que se fueron (Attriion: Yes) se ubica </w:t>
        </w:r>
        <w:r w:rsidR="00D11ED4">
          <w:rPr>
            <w:rFonts w:ascii="Calibri" w:eastAsia="Times New Roman" w:hAnsi="Calibri" w:cs="Calibri"/>
            <w:sz w:val="24"/>
            <w:szCs w:val="24"/>
            <w:lang w:val="es-MX"/>
          </w:rPr>
          <w:t xml:space="preserve">significativamente mas abajo que </w:t>
        </w:r>
      </w:ins>
      <w:ins w:id="575" w:author="nohemi fabiola serrano aguilar" w:date="2026-10-31T00:02:00Z" w16du:dateUtc="2026-10-31T00:02:00Z">
        <w:r w:rsidR="00D11ED4">
          <w:rPr>
            <w:rFonts w:ascii="Calibri" w:eastAsia="Times New Roman" w:hAnsi="Calibri" w:cs="Calibri"/>
            <w:sz w:val="24"/>
            <w:szCs w:val="24"/>
            <w:lang w:val="es-MX"/>
          </w:rPr>
          <w:t xml:space="preserve">la linea de la mediana </w:t>
        </w:r>
      </w:ins>
      <w:ins w:id="576" w:author="nohemi fabiola serrano aguilar" w:date="2026-10-31T00:03:00Z" w16du:dateUtc="2026-10-31T00:03:00Z">
        <w:r w:rsidR="00D11ED4">
          <w:rPr>
            <w:rFonts w:ascii="Calibri" w:eastAsia="Times New Roman" w:hAnsi="Calibri" w:cs="Calibri"/>
            <w:sz w:val="24"/>
            <w:szCs w:val="24"/>
            <w:lang w:val="es-MX"/>
          </w:rPr>
          <w:t xml:space="preserve">para aquellos que se quedaron. El diagrama de caja para el personal retenido tambien contiene un gran grupo de valores atipicos de ingresos altos que se extiende hacia arriba, mientyras que la caja de rotacion permanece </w:t>
        </w:r>
      </w:ins>
      <w:ins w:id="577" w:author="nohemi fabiola serrano aguilar" w:date="2026-10-31T00:04:00Z" w16du:dateUtc="2026-10-31T00:04:00Z">
        <w:r w:rsidR="00D11ED4">
          <w:rPr>
            <w:rFonts w:ascii="Calibri" w:eastAsia="Times New Roman" w:hAnsi="Calibri" w:cs="Calibri"/>
            <w:sz w:val="24"/>
            <w:szCs w:val="24"/>
            <w:lang w:val="es-MX"/>
          </w:rPr>
          <w:t xml:space="preserve">comprimida en el extremo inferior. Esto confirma que los rangos de ingresos mas bajos enfrentan el mayor riesgo de rotacion, destacando la compensacion como un factor primario </w:t>
        </w:r>
      </w:ins>
      <w:ins w:id="578" w:author="nohemi fabiola serrano aguilar" w:date="2026-10-31T00:05:00Z" w16du:dateUtc="2026-10-31T00:05:00Z">
        <w:r w:rsidR="00D11ED4">
          <w:rPr>
            <w:rFonts w:ascii="Calibri" w:eastAsia="Times New Roman" w:hAnsi="Calibri" w:cs="Calibri"/>
            <w:sz w:val="24"/>
            <w:szCs w:val="24"/>
            <w:lang w:val="es-MX"/>
          </w:rPr>
          <w:t>en las renuncias voluntarias.</w:t>
        </w:r>
      </w:ins>
    </w:p>
    <w:p w14:paraId="7079248D" w14:textId="77777777" w:rsidR="00A45614" w:rsidRDefault="00A45614" w:rsidP="008C4A39">
      <w:pPr>
        <w:jc w:val="both"/>
        <w:rPr>
          <w:ins w:id="579" w:author="nohemi fabiola serrano aguilar" w:date="2026-10-31T01:47:00Z" w16du:dateUtc="2026-10-31T01:47:00Z"/>
          <w:rFonts w:ascii="Calibri" w:eastAsia="Times New Roman" w:hAnsi="Calibri" w:cs="Calibri"/>
          <w:sz w:val="24"/>
          <w:szCs w:val="24"/>
          <w:lang w:val="es-MX"/>
        </w:rPr>
      </w:pPr>
    </w:p>
    <w:p w14:paraId="26B30952" w14:textId="77777777" w:rsidR="008C4A39" w:rsidRDefault="008C4A39" w:rsidP="008C4A39">
      <w:pPr>
        <w:jc w:val="both"/>
        <w:rPr>
          <w:ins w:id="580" w:author="nohemi fabiola serrano aguilar" w:date="2026-10-31T01:47:00Z" w16du:dateUtc="2026-10-31T01:47:00Z"/>
          <w:rFonts w:ascii="Calibri" w:eastAsia="Times New Roman" w:hAnsi="Calibri" w:cs="Calibri"/>
          <w:sz w:val="24"/>
          <w:szCs w:val="24"/>
          <w:lang w:val="es-MX"/>
        </w:rPr>
      </w:pPr>
    </w:p>
    <w:p w14:paraId="6B377C5A" w14:textId="77777777" w:rsidR="008C4A39" w:rsidRPr="00A45614" w:rsidRDefault="008C4A39">
      <w:pPr>
        <w:jc w:val="both"/>
        <w:rPr>
          <w:ins w:id="581" w:author="nohemi fabiola serrano aguilar" w:date="2026-10-30T22:41:00Z" w16du:dateUtc="2026-10-30T22:41:00Z"/>
          <w:rFonts w:ascii="Calibri" w:eastAsia="Times New Roman" w:hAnsi="Calibri" w:cs="Calibri"/>
          <w:sz w:val="24"/>
          <w:szCs w:val="24"/>
          <w:lang w:val="es-MX"/>
          <w:rPrChange w:id="582" w:author="nohemi fabiola serrano aguilar" w:date="2026-10-30T23:26:00Z" w16du:dateUtc="2026-10-30T23:26:00Z">
            <w:rPr>
              <w:ins w:id="583" w:author="nohemi fabiola serrano aguilar" w:date="2026-10-30T22:41:00Z" w16du:dateUtc="2026-10-30T22:41:00Z"/>
              <w:rFonts w:eastAsia="Times New Roman"/>
              <w:lang w:val="es-MX"/>
            </w:rPr>
          </w:rPrChange>
        </w:rPr>
        <w:pPrChange w:id="584" w:author="nohemi fabiola serrano aguilar" w:date="2026-10-31T01:44:00Z" w16du:dateUtc="2026-10-31T01:44:00Z">
          <w:pPr>
            <w:pStyle w:val="ListParagraph"/>
            <w:numPr>
              <w:numId w:val="1"/>
            </w:numPr>
            <w:ind w:hanging="360"/>
          </w:pPr>
        </w:pPrChange>
      </w:pPr>
    </w:p>
    <w:p w14:paraId="35D77C3D" w14:textId="08F0E3B7" w:rsidR="00BF4771" w:rsidRDefault="00D11ED4">
      <w:pPr>
        <w:pStyle w:val="ListParagraph"/>
        <w:numPr>
          <w:ilvl w:val="0"/>
          <w:numId w:val="1"/>
        </w:numPr>
        <w:jc w:val="both"/>
        <w:rPr>
          <w:ins w:id="585" w:author="nohemi fabiola serrano aguilar" w:date="2026-10-31T00:06:00Z" w16du:dateUtc="2026-10-31T00:06:00Z"/>
          <w:rFonts w:ascii="Calibri" w:eastAsia="Times New Roman" w:hAnsi="Calibri" w:cs="Calibri"/>
          <w:b/>
          <w:bCs/>
          <w:sz w:val="35"/>
          <w:szCs w:val="35"/>
          <w:lang w:val="es-MX"/>
        </w:rPr>
        <w:pPrChange w:id="586" w:author="nohemi fabiola serrano aguilar" w:date="2026-10-31T01:44:00Z" w16du:dateUtc="2026-10-31T01:44:00Z">
          <w:pPr>
            <w:pStyle w:val="ListParagraph"/>
            <w:numPr>
              <w:numId w:val="1"/>
            </w:numPr>
            <w:ind w:hanging="360"/>
          </w:pPr>
        </w:pPrChange>
      </w:pPr>
      <w:ins w:id="587" w:author="nohemi fabiola serrano aguilar" w:date="2026-10-31T00:06:00Z" w16du:dateUtc="2026-10-31T00:06:00Z">
        <w:r>
          <w:rPr>
            <w:rFonts w:ascii="Calibri" w:eastAsia="Times New Roman" w:hAnsi="Calibri" w:cs="Calibri"/>
            <w:b/>
            <w:bCs/>
            <w:sz w:val="35"/>
            <w:szCs w:val="35"/>
            <w:lang w:val="es-MX"/>
          </w:rPr>
          <w:lastRenderedPageBreak/>
          <w:t>Distribuciones de Probabilidad Discreta</w:t>
        </w:r>
      </w:ins>
    </w:p>
    <w:p w14:paraId="4CA71880" w14:textId="77777777" w:rsidR="008C4A39" w:rsidRDefault="008C4A39" w:rsidP="008C4A39">
      <w:pPr>
        <w:jc w:val="both"/>
        <w:rPr>
          <w:ins w:id="588" w:author="nohemi fabiola serrano aguilar" w:date="2026-10-31T01:51:00Z" w16du:dateUtc="2026-10-31T01:51:00Z"/>
          <w:rFonts w:ascii="Calibri" w:eastAsia="Times New Roman" w:hAnsi="Calibri" w:cs="Calibri"/>
          <w:sz w:val="24"/>
          <w:szCs w:val="24"/>
          <w:lang w:val="es-MX"/>
        </w:rPr>
      </w:pPr>
    </w:p>
    <w:p w14:paraId="0F091DEC" w14:textId="6BCDAE5D" w:rsidR="00D11ED4" w:rsidRPr="008C4A39" w:rsidRDefault="00D11ED4">
      <w:pPr>
        <w:jc w:val="center"/>
        <w:rPr>
          <w:ins w:id="589" w:author="nohemi fabiola serrano aguilar" w:date="2026-10-31T00:09:00Z" w16du:dateUtc="2026-10-31T00:09:00Z"/>
          <w:rFonts w:ascii="Calibri" w:eastAsia="Times New Roman" w:hAnsi="Calibri" w:cs="Calibri"/>
          <w:b/>
          <w:bCs/>
          <w:sz w:val="24"/>
          <w:szCs w:val="24"/>
          <w:lang w:val="es-MX"/>
          <w:rPrChange w:id="590" w:author="nohemi fabiola serrano aguilar" w:date="2026-10-31T01:51:00Z" w16du:dateUtc="2026-10-31T01:51:00Z">
            <w:rPr>
              <w:ins w:id="591" w:author="nohemi fabiola serrano aguilar" w:date="2026-10-31T00:09:00Z" w16du:dateUtc="2026-10-31T00:09:00Z"/>
              <w:rFonts w:ascii="Calibri" w:eastAsia="Times New Roman" w:hAnsi="Calibri" w:cs="Calibri"/>
              <w:sz w:val="24"/>
              <w:szCs w:val="24"/>
              <w:lang w:val="es-MX"/>
            </w:rPr>
          </w:rPrChange>
        </w:rPr>
        <w:pPrChange w:id="592" w:author="nohemi fabiola serrano aguilar" w:date="2026-10-31T01:51:00Z" w16du:dateUtc="2026-10-31T01:51:00Z">
          <w:pPr>
            <w:jc w:val="both"/>
          </w:pPr>
        </w:pPrChange>
      </w:pPr>
      <w:ins w:id="593" w:author="nohemi fabiola serrano aguilar" w:date="2026-10-31T00:08:00Z" w16du:dateUtc="2026-10-31T00:08:00Z">
        <w:r w:rsidRPr="008C4A39">
          <w:rPr>
            <w:rFonts w:ascii="Calibri" w:eastAsia="Times New Roman" w:hAnsi="Calibri" w:cs="Calibri"/>
            <w:b/>
            <w:bCs/>
            <w:sz w:val="24"/>
            <w:szCs w:val="24"/>
            <w:lang w:val="es-MX"/>
            <w:rPrChange w:id="594" w:author="nohemi fabiola serrano aguilar" w:date="2026-10-31T01:51:00Z" w16du:dateUtc="2026-10-31T01:51:00Z">
              <w:rPr>
                <w:rFonts w:ascii="Calibri" w:eastAsia="Times New Roman" w:hAnsi="Calibri" w:cs="Calibri"/>
                <w:sz w:val="24"/>
                <w:szCs w:val="24"/>
                <w:lang w:val="es-MX"/>
              </w:rPr>
            </w:rPrChange>
          </w:rPr>
          <w:t>Modelo de la distribucion Binomial para el Riesgo de Retencion</w:t>
        </w:r>
      </w:ins>
    </w:p>
    <w:p w14:paraId="7843AF39" w14:textId="3ED38667" w:rsidR="00D11ED4" w:rsidRDefault="00D11ED4" w:rsidP="008C4A39">
      <w:pPr>
        <w:jc w:val="both"/>
        <w:rPr>
          <w:ins w:id="595" w:author="nohemi fabiola serrano aguilar" w:date="2026-10-31T00:13:00Z" w16du:dateUtc="2026-10-31T00:13:00Z"/>
          <w:rFonts w:ascii="Calibri" w:eastAsia="Times New Roman" w:hAnsi="Calibri" w:cs="Calibri"/>
          <w:sz w:val="24"/>
          <w:szCs w:val="24"/>
          <w:lang w:val="es-MX"/>
        </w:rPr>
      </w:pPr>
      <w:ins w:id="596" w:author="nohemi fabiola serrano aguilar" w:date="2026-10-31T00:09:00Z" w16du:dateUtc="2026-10-31T00:09:00Z">
        <w:r>
          <w:rPr>
            <w:rFonts w:ascii="Calibri" w:eastAsia="Times New Roman" w:hAnsi="Calibri" w:cs="Calibri"/>
            <w:sz w:val="24"/>
            <w:szCs w:val="24"/>
            <w:lang w:val="es-MX"/>
          </w:rPr>
          <w:t>La variable Attrition de empleados se ajusta al marco de la distribucion</w:t>
        </w:r>
      </w:ins>
      <w:ins w:id="597" w:author="nohemi fabiola serrano aguilar" w:date="2026-10-31T00:10:00Z" w16du:dateUtc="2026-10-31T00:10:00Z">
        <w:r>
          <w:rPr>
            <w:rFonts w:ascii="Calibri" w:eastAsia="Times New Roman" w:hAnsi="Calibri" w:cs="Calibri"/>
            <w:sz w:val="24"/>
            <w:szCs w:val="24"/>
            <w:lang w:val="es-MX"/>
          </w:rPr>
          <w:t xml:space="preserve"> Binomial, cumpliendo con sus cuatro criterios fundamentales: un numero fijo de ensayos independientes, resultados </w:t>
        </w:r>
        <w:r w:rsidR="00600698">
          <w:rPr>
            <w:rFonts w:ascii="Calibri" w:eastAsia="Times New Roman" w:hAnsi="Calibri" w:cs="Calibri"/>
            <w:sz w:val="24"/>
            <w:szCs w:val="24"/>
            <w:lang w:val="es-MX"/>
          </w:rPr>
          <w:t xml:space="preserve">excluyentes </w:t>
        </w:r>
      </w:ins>
      <w:ins w:id="598" w:author="nohemi fabiola serrano aguilar" w:date="2026-10-31T00:11:00Z" w16du:dateUtc="2026-10-31T00:11:00Z">
        <w:r w:rsidR="00600698">
          <w:rPr>
            <w:rFonts w:ascii="Calibri" w:eastAsia="Times New Roman" w:hAnsi="Calibri" w:cs="Calibri"/>
            <w:sz w:val="24"/>
            <w:szCs w:val="24"/>
            <w:lang w:val="es-MX"/>
          </w:rPr>
          <w:t xml:space="preserve">(Exito/Fracaso), desiciones independientes y una probabilidad base estable. A partir de nuestra </w:t>
        </w:r>
      </w:ins>
      <w:ins w:id="599" w:author="nohemi fabiola serrano aguilar" w:date="2026-10-31T00:12:00Z" w16du:dateUtc="2026-10-31T00:12:00Z">
        <w:r w:rsidR="00600698">
          <w:rPr>
            <w:rFonts w:ascii="Calibri" w:eastAsia="Times New Roman" w:hAnsi="Calibri" w:cs="Calibri"/>
            <w:sz w:val="24"/>
            <w:szCs w:val="24"/>
            <w:lang w:val="es-MX"/>
          </w:rPr>
          <w:t xml:space="preserve">base de 1,470 registros (empleados), laprobabilidad de que un empleado se vaya </w:t>
        </w:r>
      </w:ins>
      <w:ins w:id="600" w:author="nohemi fabiola serrano aguilar" w:date="2026-10-31T00:13:00Z" w16du:dateUtc="2026-10-31T00:13:00Z">
        <w:r w:rsidR="00600698">
          <w:rPr>
            <w:rFonts w:ascii="Calibri" w:eastAsia="Times New Roman" w:hAnsi="Calibri" w:cs="Calibri"/>
            <w:sz w:val="24"/>
            <w:szCs w:val="24"/>
            <w:lang w:val="es-MX"/>
          </w:rPr>
          <w:t>es de p=0.1612.</w:t>
        </w:r>
      </w:ins>
    </w:p>
    <w:p w14:paraId="6DAC4CE1" w14:textId="310316FF" w:rsidR="00600698" w:rsidRDefault="00600698" w:rsidP="008C4A39">
      <w:pPr>
        <w:jc w:val="both"/>
        <w:rPr>
          <w:ins w:id="601" w:author="nohemi fabiola serrano aguilar" w:date="2026-10-31T00:16:00Z" w16du:dateUtc="2026-10-31T00:16:00Z"/>
          <w:rFonts w:ascii="Calibri" w:eastAsia="Times New Roman" w:hAnsi="Calibri" w:cs="Calibri"/>
          <w:sz w:val="24"/>
          <w:szCs w:val="24"/>
          <w:lang w:val="es-MX"/>
        </w:rPr>
      </w:pPr>
      <w:ins w:id="602" w:author="nohemi fabiola serrano aguilar" w:date="2026-10-31T00:13:00Z" w16du:dateUtc="2026-10-31T00:13:00Z">
        <w:r>
          <w:rPr>
            <w:rFonts w:ascii="Calibri" w:eastAsia="Times New Roman" w:hAnsi="Calibri" w:cs="Calibri"/>
            <w:sz w:val="24"/>
            <w:szCs w:val="24"/>
            <w:lang w:val="es-MX"/>
          </w:rPr>
          <w:t>Para fines de modelado de riesgos, evaluamos un grupo de control aleatorio de n=20 empleados e</w:t>
        </w:r>
      </w:ins>
      <w:ins w:id="603" w:author="nohemi fabiola serrano aguilar" w:date="2026-10-31T00:14:00Z" w16du:dateUtc="2026-10-31T00:14:00Z">
        <w:r>
          <w:rPr>
            <w:rFonts w:ascii="Calibri" w:eastAsia="Times New Roman" w:hAnsi="Calibri" w:cs="Calibri"/>
            <w:sz w:val="24"/>
            <w:szCs w:val="24"/>
            <w:lang w:val="es-MX"/>
          </w:rPr>
          <w:t xml:space="preserve">legidos de un quipo de proyectos recientemente incorporado. </w:t>
        </w:r>
      </w:ins>
    </w:p>
    <w:p w14:paraId="1C98F707" w14:textId="31E71D4B" w:rsidR="00600698" w:rsidRDefault="00600698" w:rsidP="008C4A39">
      <w:pPr>
        <w:pStyle w:val="ListParagraph"/>
        <w:numPr>
          <w:ilvl w:val="0"/>
          <w:numId w:val="5"/>
        </w:numPr>
        <w:jc w:val="both"/>
        <w:rPr>
          <w:ins w:id="604" w:author="nohemi fabiola serrano aguilar" w:date="2026-10-31T00:20:00Z" w16du:dateUtc="2026-10-31T00:20:00Z"/>
          <w:rFonts w:ascii="Calibri" w:eastAsia="Times New Roman" w:hAnsi="Calibri" w:cs="Calibri"/>
          <w:sz w:val="24"/>
          <w:szCs w:val="24"/>
          <w:lang w:val="es-MX"/>
        </w:rPr>
      </w:pPr>
      <w:ins w:id="605" w:author="nohemi fabiola serrano aguilar" w:date="2026-10-31T00:18:00Z" w16du:dateUtc="2026-10-31T00:18:00Z">
        <w:r w:rsidRPr="00CC79A1">
          <w:rPr>
            <w:rFonts w:ascii="Calibri" w:eastAsia="Times New Roman" w:hAnsi="Calibri" w:cs="Calibri"/>
            <w:b/>
            <w:bCs/>
            <w:sz w:val="24"/>
            <w:szCs w:val="24"/>
            <w:lang w:val="es-MX"/>
            <w:rPrChange w:id="606" w:author="nohemi fabiola serrano aguilar" w:date="2026-10-31T02:22:00Z" w16du:dateUtc="2026-10-31T02:22:00Z">
              <w:rPr>
                <w:rFonts w:ascii="Calibri" w:eastAsia="Times New Roman" w:hAnsi="Calibri" w:cs="Calibri"/>
                <w:sz w:val="24"/>
                <w:szCs w:val="24"/>
                <w:lang w:val="es-MX"/>
              </w:rPr>
            </w:rPrChange>
          </w:rPr>
          <w:t>Centro matematico Esperado</w:t>
        </w:r>
      </w:ins>
      <w:ins w:id="607" w:author="nohemi fabiola serrano aguilar" w:date="2026-10-31T02:22:00Z" w16du:dateUtc="2026-10-31T02:22:00Z">
        <w:r w:rsidR="00CC79A1">
          <w:rPr>
            <w:rFonts w:ascii="Calibri" w:eastAsia="Times New Roman" w:hAnsi="Calibri" w:cs="Calibri"/>
            <w:b/>
            <w:bCs/>
            <w:sz w:val="24"/>
            <w:szCs w:val="24"/>
            <w:lang w:val="es-MX"/>
          </w:rPr>
          <w:t>.</w:t>
        </w:r>
      </w:ins>
      <w:ins w:id="608" w:author="nohemi fabiola serrano aguilar" w:date="2026-10-31T00:18:00Z" w16du:dateUtc="2026-10-31T00:18:00Z">
        <w:r>
          <w:rPr>
            <w:rFonts w:ascii="Calibri" w:eastAsia="Times New Roman" w:hAnsi="Calibri" w:cs="Calibri"/>
            <w:sz w:val="24"/>
            <w:szCs w:val="24"/>
            <w:lang w:val="es-MX"/>
          </w:rPr>
          <w:t xml:space="preserve"> El valor promedio esperado de salidas dent</w:t>
        </w:r>
      </w:ins>
      <w:ins w:id="609" w:author="nohemi fabiola serrano aguilar" w:date="2026-10-31T00:19:00Z" w16du:dateUtc="2026-10-31T00:19:00Z">
        <w:r>
          <w:rPr>
            <w:rFonts w:ascii="Calibri" w:eastAsia="Times New Roman" w:hAnsi="Calibri" w:cs="Calibri"/>
            <w:sz w:val="24"/>
            <w:szCs w:val="24"/>
            <w:lang w:val="es-MX"/>
          </w:rPr>
          <w:t xml:space="preserve">ro de este subgrupo especifico se modela como: </w:t>
        </w:r>
      </w:ins>
    </w:p>
    <w:p w14:paraId="30007DBB" w14:textId="26936105" w:rsidR="00600698" w:rsidRPr="00600698" w:rsidRDefault="00600698">
      <w:pPr>
        <w:jc w:val="center"/>
        <w:rPr>
          <w:ins w:id="610" w:author="nohemi fabiola serrano aguilar" w:date="2026-10-31T00:19:00Z" w16du:dateUtc="2026-10-31T00:19:00Z"/>
          <w:rFonts w:ascii="Calibri" w:eastAsia="Times New Roman" w:hAnsi="Calibri" w:cs="Calibri"/>
          <w:sz w:val="24"/>
          <w:szCs w:val="24"/>
          <w:lang w:val="es-MX"/>
          <w:rPrChange w:id="611" w:author="nohemi fabiola serrano aguilar" w:date="2026-10-31T00:20:00Z" w16du:dateUtc="2026-10-31T00:20:00Z">
            <w:rPr>
              <w:ins w:id="612" w:author="nohemi fabiola serrano aguilar" w:date="2026-10-31T00:19:00Z" w16du:dateUtc="2026-10-31T00:19:00Z"/>
              <w:rFonts w:eastAsia="Times New Roman"/>
              <w:lang w:val="es-MX"/>
            </w:rPr>
          </w:rPrChange>
        </w:rPr>
        <w:pPrChange w:id="613" w:author="nohemi fabiola serrano aguilar" w:date="2026-10-31T01:45:00Z" w16du:dateUtc="2026-10-31T01:45:00Z">
          <w:pPr>
            <w:pStyle w:val="ListParagraph"/>
            <w:numPr>
              <w:numId w:val="5"/>
            </w:numPr>
            <w:ind w:hanging="360"/>
            <w:jc w:val="both"/>
          </w:pPr>
        </w:pPrChange>
      </w:pPr>
      <w:ins w:id="614" w:author="nohemi fabiola serrano aguilar" w:date="2026-10-31T00:20:00Z" w16du:dateUtc="2026-10-31T00:20:00Z">
        <w:r>
          <w:rPr>
            <w:rFonts w:ascii="Calibri" w:eastAsia="Times New Roman" w:hAnsi="Calibri" w:cs="Calibri"/>
            <w:noProof/>
            <w:sz w:val="24"/>
            <w:szCs w:val="24"/>
            <w:lang w:val="es-MX"/>
            <w14:ligatures w14:val="standardContextual"/>
          </w:rPr>
          <w:drawing>
            <wp:inline distT="0" distB="0" distL="0" distR="0" wp14:anchorId="1BD12250" wp14:editId="647B4721">
              <wp:extent cx="2773680" cy="377123"/>
              <wp:effectExtent l="0" t="0" r="0" b="4445"/>
              <wp:docPr id="18868493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849390" name="Picture 1886849390"/>
                      <pic:cNvPicPr/>
                    </pic:nvPicPr>
                    <pic:blipFill>
                      <a:blip r:embed="rId12">
                        <a:extLst>
                          <a:ext uri="{28A0092B-C50C-407E-A947-70E740481C1C}">
                            <a14:useLocalDpi xmlns:a14="http://schemas.microsoft.com/office/drawing/2010/main" val="0"/>
                          </a:ext>
                        </a:extLst>
                      </a:blip>
                      <a:stretch>
                        <a:fillRect/>
                      </a:stretch>
                    </pic:blipFill>
                    <pic:spPr>
                      <a:xfrm>
                        <a:off x="0" y="0"/>
                        <a:ext cx="2847148" cy="387112"/>
                      </a:xfrm>
                      <a:prstGeom prst="rect">
                        <a:avLst/>
                      </a:prstGeom>
                    </pic:spPr>
                  </pic:pic>
                </a:graphicData>
              </a:graphic>
            </wp:inline>
          </w:drawing>
        </w:r>
      </w:ins>
    </w:p>
    <w:p w14:paraId="59097D24" w14:textId="7CB745BE" w:rsidR="00600698" w:rsidRDefault="00600698" w:rsidP="008C4A39">
      <w:pPr>
        <w:pStyle w:val="ListParagraph"/>
        <w:numPr>
          <w:ilvl w:val="0"/>
          <w:numId w:val="5"/>
        </w:numPr>
        <w:jc w:val="both"/>
        <w:rPr>
          <w:ins w:id="615" w:author="nohemi fabiola serrano aguilar" w:date="2026-10-31T00:41:00Z" w16du:dateUtc="2026-10-31T00:41:00Z"/>
          <w:rFonts w:ascii="Calibri" w:eastAsia="Times New Roman" w:hAnsi="Calibri" w:cs="Calibri"/>
          <w:sz w:val="24"/>
          <w:szCs w:val="24"/>
          <w:lang w:val="es-MX"/>
        </w:rPr>
      </w:pPr>
      <w:ins w:id="616" w:author="nohemi fabiola serrano aguilar" w:date="2026-10-31T00:20:00Z" w16du:dateUtc="2026-10-31T00:20:00Z">
        <w:r w:rsidRPr="00CC79A1">
          <w:rPr>
            <w:rFonts w:ascii="Calibri" w:eastAsia="Times New Roman" w:hAnsi="Calibri" w:cs="Calibri"/>
            <w:b/>
            <w:bCs/>
            <w:sz w:val="24"/>
            <w:szCs w:val="24"/>
            <w:lang w:val="es-MX"/>
            <w:rPrChange w:id="617" w:author="nohemi fabiola serrano aguilar" w:date="2026-10-31T02:22:00Z" w16du:dateUtc="2026-10-31T02:22:00Z">
              <w:rPr>
                <w:rFonts w:ascii="Calibri" w:eastAsia="Times New Roman" w:hAnsi="Calibri" w:cs="Calibri"/>
                <w:sz w:val="24"/>
                <w:szCs w:val="24"/>
                <w:lang w:val="es-MX"/>
              </w:rPr>
            </w:rPrChange>
          </w:rPr>
          <w:t xml:space="preserve">Prueba de Probabilidad </w:t>
        </w:r>
      </w:ins>
      <w:ins w:id="618" w:author="nohemi fabiola serrano aguilar" w:date="2026-10-31T00:21:00Z" w16du:dateUtc="2026-10-31T00:21:00Z">
        <w:r w:rsidRPr="00CC79A1">
          <w:rPr>
            <w:rFonts w:ascii="Calibri" w:eastAsia="Times New Roman" w:hAnsi="Calibri" w:cs="Calibri"/>
            <w:b/>
            <w:bCs/>
            <w:sz w:val="24"/>
            <w:szCs w:val="24"/>
            <w:lang w:val="es-MX"/>
            <w:rPrChange w:id="619" w:author="nohemi fabiola serrano aguilar" w:date="2026-10-31T02:22:00Z" w16du:dateUtc="2026-10-31T02:22:00Z">
              <w:rPr>
                <w:rFonts w:ascii="Calibri" w:eastAsia="Times New Roman" w:hAnsi="Calibri" w:cs="Calibri"/>
                <w:sz w:val="24"/>
                <w:szCs w:val="24"/>
                <w:lang w:val="es-MX"/>
              </w:rPr>
            </w:rPrChange>
          </w:rPr>
          <w:t>de Escenari</w:t>
        </w:r>
      </w:ins>
      <w:ins w:id="620" w:author="nohemi fabiola serrano aguilar" w:date="2026-10-31T02:23:00Z" w16du:dateUtc="2026-10-31T02:23:00Z">
        <w:r w:rsidR="00CC79A1">
          <w:rPr>
            <w:rFonts w:ascii="Calibri" w:eastAsia="Times New Roman" w:hAnsi="Calibri" w:cs="Calibri"/>
            <w:b/>
            <w:bCs/>
            <w:sz w:val="24"/>
            <w:szCs w:val="24"/>
            <w:lang w:val="es-MX"/>
          </w:rPr>
          <w:t>o.</w:t>
        </w:r>
      </w:ins>
      <w:ins w:id="621" w:author="nohemi fabiola serrano aguilar" w:date="2026-10-31T00:21:00Z" w16du:dateUtc="2026-10-31T00:21:00Z">
        <w:r>
          <w:rPr>
            <w:rFonts w:ascii="Calibri" w:eastAsia="Times New Roman" w:hAnsi="Calibri" w:cs="Calibri"/>
            <w:sz w:val="24"/>
            <w:szCs w:val="24"/>
            <w:lang w:val="es-MX"/>
          </w:rPr>
          <w:t xml:space="preserve"> Utilizando la fuincion de Masa de Probabilidad (PMF), la probabilidad exacta de que renuncien precisamente 3 empleados de este grupo es del 24.05%. Esto representa el escenario operativo mas probable de manera ind</w:t>
        </w:r>
      </w:ins>
      <w:ins w:id="622" w:author="nohemi fabiola serrano aguilar" w:date="2026-10-31T00:22:00Z" w16du:dateUtc="2026-10-31T00:22:00Z">
        <w:r>
          <w:rPr>
            <w:rFonts w:ascii="Calibri" w:eastAsia="Times New Roman" w:hAnsi="Calibri" w:cs="Calibri"/>
            <w:sz w:val="24"/>
            <w:szCs w:val="24"/>
            <w:lang w:val="es-MX"/>
          </w:rPr>
          <w:t>ividual</w:t>
        </w:r>
      </w:ins>
    </w:p>
    <w:p w14:paraId="18144D67" w14:textId="77777777" w:rsidR="008D2002" w:rsidRPr="00600698" w:rsidRDefault="008D2002">
      <w:pPr>
        <w:pStyle w:val="ListParagraph"/>
        <w:jc w:val="both"/>
        <w:rPr>
          <w:ins w:id="623" w:author="nohemi fabiola serrano aguilar" w:date="2026-10-31T00:16:00Z" w16du:dateUtc="2026-10-31T00:16:00Z"/>
          <w:rFonts w:ascii="Calibri" w:eastAsia="Times New Roman" w:hAnsi="Calibri" w:cs="Calibri"/>
          <w:sz w:val="24"/>
          <w:szCs w:val="24"/>
          <w:lang w:val="es-MX"/>
          <w:rPrChange w:id="624" w:author="nohemi fabiola serrano aguilar" w:date="2026-10-31T00:18:00Z" w16du:dateUtc="2026-10-31T00:18:00Z">
            <w:rPr>
              <w:ins w:id="625" w:author="nohemi fabiola serrano aguilar" w:date="2026-10-31T00:16:00Z" w16du:dateUtc="2026-10-31T00:16:00Z"/>
              <w:rFonts w:eastAsia="Times New Roman"/>
              <w:lang w:val="es-MX"/>
            </w:rPr>
          </w:rPrChange>
        </w:rPr>
        <w:pPrChange w:id="626" w:author="nohemi fabiola serrano aguilar" w:date="2026-10-31T01:44:00Z" w16du:dateUtc="2026-10-31T01:44:00Z">
          <w:pPr>
            <w:jc w:val="both"/>
          </w:pPr>
        </w:pPrChange>
      </w:pPr>
    </w:p>
    <w:p w14:paraId="732ACF7C" w14:textId="75838EEC" w:rsidR="008D2002" w:rsidRDefault="00600698" w:rsidP="008C4A39">
      <w:pPr>
        <w:pStyle w:val="ListParagraph"/>
        <w:numPr>
          <w:ilvl w:val="0"/>
          <w:numId w:val="5"/>
        </w:numPr>
        <w:jc w:val="both"/>
        <w:rPr>
          <w:ins w:id="627" w:author="nohemi fabiola serrano aguilar" w:date="2026-10-31T00:41:00Z" w16du:dateUtc="2026-10-31T00:41:00Z"/>
          <w:rFonts w:ascii="Calibri" w:eastAsia="Times New Roman" w:hAnsi="Calibri" w:cs="Calibri"/>
          <w:sz w:val="24"/>
          <w:szCs w:val="24"/>
          <w:lang w:val="es-MX"/>
        </w:rPr>
      </w:pPr>
      <w:ins w:id="628" w:author="nohemi fabiola serrano aguilar" w:date="2026-10-31T00:22:00Z" w16du:dateUtc="2026-10-31T00:22:00Z">
        <w:r w:rsidRPr="00CC79A1">
          <w:rPr>
            <w:rFonts w:ascii="Calibri" w:eastAsia="Times New Roman" w:hAnsi="Calibri" w:cs="Calibri"/>
            <w:b/>
            <w:bCs/>
            <w:sz w:val="24"/>
            <w:szCs w:val="24"/>
            <w:lang w:val="es-MX"/>
            <w:rPrChange w:id="629" w:author="nohemi fabiola serrano aguilar" w:date="2026-10-31T02:22:00Z" w16du:dateUtc="2026-10-31T02:22:00Z">
              <w:rPr>
                <w:rFonts w:ascii="Calibri" w:eastAsia="Times New Roman" w:hAnsi="Calibri" w:cs="Calibri"/>
                <w:sz w:val="24"/>
                <w:szCs w:val="24"/>
                <w:lang w:val="es-MX"/>
              </w:rPr>
            </w:rPrChange>
          </w:rPr>
          <w:t>Analisis de Seguridad Acumulada</w:t>
        </w:r>
      </w:ins>
      <w:ins w:id="630" w:author="nohemi fabiola serrano aguilar" w:date="2026-10-31T02:23:00Z" w16du:dateUtc="2026-10-31T02:23:00Z">
        <w:r w:rsidR="00CC79A1">
          <w:rPr>
            <w:rFonts w:ascii="Calibri" w:eastAsia="Times New Roman" w:hAnsi="Calibri" w:cs="Calibri"/>
            <w:b/>
            <w:bCs/>
            <w:sz w:val="24"/>
            <w:szCs w:val="24"/>
            <w:lang w:val="es-MX"/>
          </w:rPr>
          <w:t>.</w:t>
        </w:r>
      </w:ins>
      <w:ins w:id="631" w:author="nohemi fabiola serrano aguilar" w:date="2026-10-31T00:22:00Z" w16du:dateUtc="2026-10-31T00:22:00Z">
        <w:r w:rsidRPr="008D2002">
          <w:rPr>
            <w:rFonts w:ascii="Calibri" w:eastAsia="Times New Roman" w:hAnsi="Calibri" w:cs="Calibri"/>
            <w:sz w:val="24"/>
            <w:szCs w:val="24"/>
            <w:lang w:val="es-MX"/>
          </w:rPr>
          <w:t xml:space="preserve"> Para evaluar la resiliencia corporativa, la funcion de Distribucion Acumulada (CDF) calcula que la probabilidad de experimentar 3 o menos salidas</w:t>
        </w:r>
      </w:ins>
      <w:ins w:id="632" w:author="nohemi fabiola serrano aguilar" w:date="2026-10-31T00:26:00Z" w16du:dateUtc="2026-10-31T00:26:00Z">
        <w:r w:rsidR="0089071C" w:rsidRPr="008D2002">
          <w:rPr>
            <w:rFonts w:ascii="Calibri" w:eastAsia="Times New Roman" w:hAnsi="Calibri" w:cs="Calibri"/>
            <w:sz w:val="24"/>
            <w:szCs w:val="24"/>
            <w:lang w:val="es-MX"/>
          </w:rPr>
          <w:t xml:space="preserve"> </w:t>
        </w:r>
        <w:r w:rsidR="0089071C">
          <w:rPr>
            <w:rFonts w:ascii="Calibri" w:eastAsia="Times New Roman" w:hAnsi="Calibri" w:cs="Calibri"/>
            <w:noProof/>
            <w:sz w:val="24"/>
            <w:szCs w:val="24"/>
            <w:lang w:val="es-MX"/>
            <w14:ligatures w14:val="standardContextual"/>
          </w:rPr>
          <w:drawing>
            <wp:inline distT="0" distB="0" distL="0" distR="0" wp14:anchorId="63D296F2" wp14:editId="14DB1B36">
              <wp:extent cx="543097" cy="121920"/>
              <wp:effectExtent l="0" t="0" r="9525" b="0"/>
              <wp:docPr id="17716892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689209" name="Picture 1771689209"/>
                      <pic:cNvPicPr/>
                    </pic:nvPicPr>
                    <pic:blipFill>
                      <a:blip r:embed="rId13">
                        <a:extLst>
                          <a:ext uri="{28A0092B-C50C-407E-A947-70E740481C1C}">
                            <a14:useLocalDpi xmlns:a14="http://schemas.microsoft.com/office/drawing/2010/main" val="0"/>
                          </a:ext>
                        </a:extLst>
                      </a:blip>
                      <a:stretch>
                        <a:fillRect/>
                      </a:stretch>
                    </pic:blipFill>
                    <pic:spPr>
                      <a:xfrm>
                        <a:off x="0" y="0"/>
                        <a:ext cx="558119" cy="125292"/>
                      </a:xfrm>
                      <a:prstGeom prst="rect">
                        <a:avLst/>
                      </a:prstGeom>
                    </pic:spPr>
                  </pic:pic>
                </a:graphicData>
              </a:graphic>
            </wp:inline>
          </w:drawing>
        </w:r>
      </w:ins>
      <w:ins w:id="633" w:author="nohemi fabiola serrano aguilar" w:date="2026-10-31T00:22:00Z" w16du:dateUtc="2026-10-31T00:22:00Z">
        <w:r w:rsidRPr="008D2002">
          <w:rPr>
            <w:rFonts w:ascii="Calibri" w:eastAsia="Times New Roman" w:hAnsi="Calibri" w:cs="Calibri"/>
            <w:sz w:val="24"/>
            <w:szCs w:val="24"/>
            <w:lang w:val="es-MX"/>
          </w:rPr>
          <w:t xml:space="preserve"> </w:t>
        </w:r>
      </w:ins>
      <w:ins w:id="634" w:author="nohemi fabiola serrano aguilar" w:date="2026-10-31T00:23:00Z" w16du:dateUtc="2026-10-31T00:23:00Z">
        <w:r w:rsidRPr="008D2002">
          <w:rPr>
            <w:rFonts w:ascii="Calibri" w:eastAsia="Times New Roman" w:hAnsi="Calibri" w:cs="Calibri"/>
            <w:sz w:val="24"/>
            <w:szCs w:val="24"/>
            <w:lang w:val="es-MX"/>
          </w:rPr>
          <w:t>es del 59.31%. Esto significa que existe una probabilidad d</w:t>
        </w:r>
        <w:r w:rsidR="0089071C" w:rsidRPr="008D2002">
          <w:rPr>
            <w:rFonts w:ascii="Calibri" w:eastAsia="Times New Roman" w:hAnsi="Calibri" w:cs="Calibri"/>
            <w:sz w:val="24"/>
            <w:szCs w:val="24"/>
            <w:lang w:val="es-MX"/>
          </w:rPr>
          <w:t>e 59.3% de que la rotacion se mant</w:t>
        </w:r>
      </w:ins>
      <w:ins w:id="635" w:author="nohemi fabiola serrano aguilar" w:date="2026-10-31T00:24:00Z" w16du:dateUtc="2026-10-31T00:24:00Z">
        <w:r w:rsidR="0089071C" w:rsidRPr="008D2002">
          <w:rPr>
            <w:rFonts w:ascii="Calibri" w:eastAsia="Times New Roman" w:hAnsi="Calibri" w:cs="Calibri"/>
            <w:sz w:val="24"/>
            <w:szCs w:val="24"/>
            <w:lang w:val="es-MX"/>
          </w:rPr>
          <w:t>enga dentro del rango manejable.</w:t>
        </w:r>
      </w:ins>
      <w:ins w:id="636" w:author="nohemi fabiola serrano aguilar" w:date="2026-10-31T00:41:00Z" w16du:dateUtc="2026-10-31T00:41:00Z">
        <w:r w:rsidR="008D2002">
          <w:rPr>
            <w:rFonts w:ascii="Calibri" w:eastAsia="Times New Roman" w:hAnsi="Calibri" w:cs="Calibri"/>
            <w:sz w:val="24"/>
            <w:szCs w:val="24"/>
            <w:lang w:val="es-MX"/>
          </w:rPr>
          <w:t>#</w:t>
        </w:r>
      </w:ins>
    </w:p>
    <w:p w14:paraId="4C66CC4B" w14:textId="77777777" w:rsidR="008D2002" w:rsidRPr="008D2002" w:rsidRDefault="008D2002">
      <w:pPr>
        <w:pStyle w:val="ListParagraph"/>
        <w:jc w:val="both"/>
        <w:rPr>
          <w:ins w:id="637" w:author="nohemi fabiola serrano aguilar" w:date="2026-10-31T00:41:00Z" w16du:dateUtc="2026-10-31T00:41:00Z"/>
          <w:rFonts w:ascii="Calibri" w:eastAsia="Times New Roman" w:hAnsi="Calibri" w:cs="Calibri"/>
          <w:sz w:val="24"/>
          <w:szCs w:val="24"/>
          <w:lang w:val="es-MX"/>
          <w:rPrChange w:id="638" w:author="nohemi fabiola serrano aguilar" w:date="2026-10-31T00:41:00Z" w16du:dateUtc="2026-10-31T00:41:00Z">
            <w:rPr>
              <w:ins w:id="639" w:author="nohemi fabiola serrano aguilar" w:date="2026-10-31T00:41:00Z" w16du:dateUtc="2026-10-31T00:41:00Z"/>
              <w:rFonts w:eastAsia="Times New Roman"/>
              <w:lang w:val="es-MX"/>
            </w:rPr>
          </w:rPrChange>
        </w:rPr>
        <w:pPrChange w:id="640" w:author="nohemi fabiola serrano aguilar" w:date="2026-10-31T01:44:00Z" w16du:dateUtc="2026-10-31T01:44:00Z">
          <w:pPr>
            <w:pStyle w:val="ListParagraph"/>
            <w:numPr>
              <w:numId w:val="5"/>
            </w:numPr>
            <w:ind w:hanging="360"/>
            <w:jc w:val="both"/>
          </w:pPr>
        </w:pPrChange>
      </w:pPr>
    </w:p>
    <w:p w14:paraId="399286A7" w14:textId="2813C637" w:rsidR="0089071C" w:rsidRPr="008D2002" w:rsidRDefault="0089071C" w:rsidP="008C4A39">
      <w:pPr>
        <w:pStyle w:val="ListParagraph"/>
        <w:numPr>
          <w:ilvl w:val="0"/>
          <w:numId w:val="5"/>
        </w:numPr>
        <w:jc w:val="both"/>
        <w:rPr>
          <w:ins w:id="641" w:author="nohemi fabiola serrano aguilar" w:date="2026-10-31T00:28:00Z" w16du:dateUtc="2026-10-31T00:28:00Z"/>
          <w:rFonts w:ascii="Calibri" w:eastAsia="Times New Roman" w:hAnsi="Calibri" w:cs="Calibri"/>
          <w:sz w:val="24"/>
          <w:szCs w:val="24"/>
          <w:lang w:val="es-MX"/>
        </w:rPr>
      </w:pPr>
      <w:ins w:id="642" w:author="nohemi fabiola serrano aguilar" w:date="2026-10-31T00:24:00Z" w16du:dateUtc="2026-10-31T00:24:00Z">
        <w:r w:rsidRPr="00CC79A1">
          <w:rPr>
            <w:rFonts w:ascii="Calibri" w:eastAsia="Times New Roman" w:hAnsi="Calibri" w:cs="Calibri"/>
            <w:b/>
            <w:bCs/>
            <w:sz w:val="24"/>
            <w:szCs w:val="24"/>
            <w:lang w:val="es-MX"/>
            <w:rPrChange w:id="643" w:author="nohemi fabiola serrano aguilar" w:date="2026-10-31T02:22:00Z" w16du:dateUtc="2026-10-31T02:22:00Z">
              <w:rPr>
                <w:rFonts w:ascii="Calibri" w:eastAsia="Times New Roman" w:hAnsi="Calibri" w:cs="Calibri"/>
                <w:sz w:val="24"/>
                <w:szCs w:val="24"/>
                <w:lang w:val="es-MX"/>
              </w:rPr>
            </w:rPrChange>
          </w:rPr>
          <w:t>Alerta de Riesgo Operativo</w:t>
        </w:r>
      </w:ins>
      <w:ins w:id="644" w:author="nohemi fabiola serrano aguilar" w:date="2026-10-31T02:23:00Z" w16du:dateUtc="2026-10-31T02:23:00Z">
        <w:r w:rsidR="00CC79A1">
          <w:rPr>
            <w:rFonts w:ascii="Calibri" w:eastAsia="Times New Roman" w:hAnsi="Calibri" w:cs="Calibri"/>
            <w:sz w:val="24"/>
            <w:szCs w:val="24"/>
            <w:lang w:val="es-MX"/>
          </w:rPr>
          <w:t>.</w:t>
        </w:r>
      </w:ins>
      <w:ins w:id="645" w:author="nohemi fabiola serrano aguilar" w:date="2026-10-31T00:24:00Z" w16du:dateUtc="2026-10-31T00:24:00Z">
        <w:r w:rsidRPr="008D2002">
          <w:rPr>
            <w:rFonts w:ascii="Calibri" w:eastAsia="Times New Roman" w:hAnsi="Calibri" w:cs="Calibri"/>
            <w:sz w:val="24"/>
            <w:szCs w:val="24"/>
            <w:lang w:val="es-MX"/>
          </w:rPr>
          <w:t xml:space="preserve"> Por el contrario, la probabilidad de la cola complementaria revela que el riesgo de enfrenar un escenario disruptivo</w:t>
        </w:r>
      </w:ins>
      <w:ins w:id="646" w:author="nohemi fabiola serrano aguilar" w:date="2026-10-31T00:25:00Z" w16du:dateUtc="2026-10-31T00:25:00Z">
        <w:r w:rsidRPr="008D2002">
          <w:rPr>
            <w:rFonts w:ascii="Calibri" w:eastAsia="Times New Roman" w:hAnsi="Calibri" w:cs="Calibri"/>
            <w:sz w:val="24"/>
            <w:szCs w:val="24"/>
            <w:lang w:val="es-MX"/>
          </w:rPr>
          <w:t xml:space="preserve">de 4 o mas renuncias concurrentes </w:t>
        </w:r>
      </w:ins>
      <w:ins w:id="647" w:author="nohemi fabiola serrano aguilar" w:date="2026-10-31T00:27:00Z" w16du:dateUtc="2026-10-31T00:27:00Z">
        <w:r>
          <w:rPr>
            <w:rFonts w:ascii="Calibri" w:eastAsia="Times New Roman" w:hAnsi="Calibri" w:cs="Calibri"/>
            <w:noProof/>
            <w:sz w:val="24"/>
            <w:szCs w:val="24"/>
            <w:lang w:val="es-MX"/>
            <w14:ligatures w14:val="standardContextual"/>
          </w:rPr>
          <w:drawing>
            <wp:inline distT="0" distB="0" distL="0" distR="0" wp14:anchorId="1975D13F" wp14:editId="04213FE5">
              <wp:extent cx="1393376" cy="152400"/>
              <wp:effectExtent l="0" t="0" r="0" b="0"/>
              <wp:docPr id="2847620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762060" name="Picture 284762060"/>
                      <pic:cNvPicPr/>
                    </pic:nvPicPr>
                    <pic:blipFill>
                      <a:blip r:embed="rId14">
                        <a:extLst>
                          <a:ext uri="{28A0092B-C50C-407E-A947-70E740481C1C}">
                            <a14:useLocalDpi xmlns:a14="http://schemas.microsoft.com/office/drawing/2010/main" val="0"/>
                          </a:ext>
                        </a:extLst>
                      </a:blip>
                      <a:stretch>
                        <a:fillRect/>
                      </a:stretch>
                    </pic:blipFill>
                    <pic:spPr>
                      <a:xfrm>
                        <a:off x="0" y="0"/>
                        <a:ext cx="1546641" cy="169163"/>
                      </a:xfrm>
                      <a:prstGeom prst="rect">
                        <a:avLst/>
                      </a:prstGeom>
                    </pic:spPr>
                  </pic:pic>
                </a:graphicData>
              </a:graphic>
            </wp:inline>
          </w:drawing>
        </w:r>
        <w:r w:rsidRPr="008D2002">
          <w:rPr>
            <w:rFonts w:ascii="Calibri" w:eastAsia="Times New Roman" w:hAnsi="Calibri" w:cs="Calibri"/>
            <w:sz w:val="24"/>
            <w:szCs w:val="24"/>
            <w:lang w:val="es-MX"/>
          </w:rPr>
          <w:t xml:space="preserve"> es de un significativo 40.69%</w:t>
        </w:r>
      </w:ins>
      <w:ins w:id="648" w:author="nohemi fabiola serrano aguilar" w:date="2026-10-31T00:28:00Z" w16du:dateUtc="2026-10-31T00:28:00Z">
        <w:r w:rsidRPr="008D2002">
          <w:rPr>
            <w:rFonts w:ascii="Calibri" w:eastAsia="Times New Roman" w:hAnsi="Calibri" w:cs="Calibri"/>
            <w:sz w:val="24"/>
            <w:szCs w:val="24"/>
            <w:lang w:val="es-MX"/>
          </w:rPr>
          <w:t>. esta probabilidad indica que los gerentes de proyecto deben preparar planes solidos de personal de respaldo, ya que existe una fuerte posibilidad de que la perdida de talento supere los plazos estandares de reemplazo.</w:t>
        </w:r>
      </w:ins>
    </w:p>
    <w:p w14:paraId="28ED4109" w14:textId="77777777" w:rsidR="0089071C" w:rsidRDefault="0089071C" w:rsidP="008C4A39">
      <w:pPr>
        <w:jc w:val="both"/>
        <w:rPr>
          <w:ins w:id="649" w:author="nohemi fabiola serrano aguilar" w:date="2026-10-31T00:29:00Z" w16du:dateUtc="2026-10-31T00:29:00Z"/>
          <w:rFonts w:ascii="Calibri" w:eastAsia="Times New Roman" w:hAnsi="Calibri" w:cs="Calibri"/>
          <w:sz w:val="24"/>
          <w:szCs w:val="24"/>
          <w:lang w:val="es-MX"/>
        </w:rPr>
      </w:pPr>
    </w:p>
    <w:p w14:paraId="0482A731" w14:textId="28277334" w:rsidR="0089071C" w:rsidRDefault="0089071C" w:rsidP="008C4A39">
      <w:pPr>
        <w:jc w:val="center"/>
        <w:rPr>
          <w:ins w:id="650" w:author="nohemi fabiola serrano aguilar" w:date="2026-10-31T01:53:00Z" w16du:dateUtc="2026-10-31T01:53:00Z"/>
          <w:rFonts w:ascii="Calibri" w:eastAsia="Times New Roman" w:hAnsi="Calibri" w:cs="Calibri"/>
          <w:b/>
          <w:bCs/>
          <w:sz w:val="24"/>
          <w:szCs w:val="24"/>
          <w:lang w:val="es-MX"/>
        </w:rPr>
      </w:pPr>
      <w:ins w:id="651" w:author="nohemi fabiola serrano aguilar" w:date="2026-10-31T00:29:00Z" w16du:dateUtc="2026-10-31T00:29:00Z">
        <w:r w:rsidRPr="008C4A39">
          <w:rPr>
            <w:rFonts w:ascii="Calibri" w:eastAsia="Times New Roman" w:hAnsi="Calibri" w:cs="Calibri"/>
            <w:b/>
            <w:bCs/>
            <w:sz w:val="24"/>
            <w:szCs w:val="24"/>
            <w:lang w:val="es-MX"/>
            <w:rPrChange w:id="652" w:author="nohemi fabiola serrano aguilar" w:date="2026-10-31T01:51:00Z" w16du:dateUtc="2026-10-31T01:51:00Z">
              <w:rPr>
                <w:rFonts w:ascii="Calibri" w:eastAsia="Times New Roman" w:hAnsi="Calibri" w:cs="Calibri"/>
                <w:sz w:val="24"/>
                <w:szCs w:val="24"/>
                <w:lang w:val="es-MX"/>
              </w:rPr>
            </w:rPrChange>
          </w:rPr>
          <w:t>Modelado de la distribucion de Poisson para la Capacitacion Profesional</w:t>
        </w:r>
      </w:ins>
    </w:p>
    <w:p w14:paraId="251FA84B" w14:textId="05670E0A" w:rsidR="0089071C" w:rsidRDefault="0089071C" w:rsidP="008C4A39">
      <w:pPr>
        <w:jc w:val="both"/>
        <w:rPr>
          <w:ins w:id="653" w:author="nohemi fabiola serrano aguilar" w:date="2026-10-31T00:33:00Z" w16du:dateUtc="2026-10-31T00:33:00Z"/>
          <w:lang w:val="es-MX"/>
        </w:rPr>
      </w:pPr>
      <w:ins w:id="654" w:author="nohemi fabiola serrano aguilar" w:date="2026-10-31T00:29:00Z" w16du:dateUtc="2026-10-31T00:29:00Z">
        <w:r>
          <w:rPr>
            <w:rFonts w:ascii="Calibri" w:eastAsia="Times New Roman" w:hAnsi="Calibri" w:cs="Calibri"/>
            <w:sz w:val="24"/>
            <w:szCs w:val="24"/>
            <w:lang w:val="es-MX"/>
          </w:rPr>
          <w:t>La variable de frecuencia TrainingTimesLastYear rastrea eventos de capacitacion discretos e independientes d</w:t>
        </w:r>
      </w:ins>
      <w:ins w:id="655" w:author="nohemi fabiola serrano aguilar" w:date="2026-10-31T00:30:00Z" w16du:dateUtc="2026-10-31T00:30:00Z">
        <w:r>
          <w:rPr>
            <w:rFonts w:ascii="Calibri" w:eastAsia="Times New Roman" w:hAnsi="Calibri" w:cs="Calibri"/>
            <w:sz w:val="24"/>
            <w:szCs w:val="24"/>
            <w:lang w:val="es-MX"/>
          </w:rPr>
          <w:t xml:space="preserve">urante un intervalo fijo de un a;o. Este parametro se modela utilizando un marco de Poisson, anclado por una intensidad de llegada historica estable de </w:t>
        </w:r>
      </w:ins>
      <w:ins w:id="656" w:author="nohemi fabiola serrano aguilar" w:date="2026-10-31T00:33:00Z" w16du:dateUtc="2026-10-31T00:33:00Z">
        <w:r w:rsidRPr="00D253C0">
          <w:t>λ</w:t>
        </w:r>
        <w:r w:rsidRPr="00D253C0">
          <w:rPr>
            <w:lang w:val="es-MX"/>
          </w:rPr>
          <w:t xml:space="preserve"> = 2.80</w:t>
        </w:r>
        <w:r>
          <w:rPr>
            <w:lang w:val="es-MX"/>
          </w:rPr>
          <w:t xml:space="preserve"> eventos de capacitacion por empleado al a;o.</w:t>
        </w:r>
      </w:ins>
    </w:p>
    <w:p w14:paraId="622CA9EC" w14:textId="2CE1AB1C" w:rsidR="0089071C" w:rsidRDefault="0089071C" w:rsidP="008C4A39">
      <w:pPr>
        <w:jc w:val="both"/>
        <w:rPr>
          <w:ins w:id="657" w:author="nohemi fabiola serrano aguilar" w:date="2026-10-31T00:34:00Z" w16du:dateUtc="2026-10-31T00:34:00Z"/>
          <w:lang w:val="es-MX"/>
        </w:rPr>
      </w:pPr>
      <w:ins w:id="658" w:author="nohemi fabiola serrano aguilar" w:date="2026-10-31T00:33:00Z" w16du:dateUtc="2026-10-31T00:33:00Z">
        <w:r>
          <w:rPr>
            <w:lang w:val="es-MX"/>
          </w:rPr>
          <w:t xml:space="preserve">Al aplical la PMF de Poisson, la probabilidad de que un profesional reciba un numero especifico de </w:t>
        </w:r>
      </w:ins>
      <w:ins w:id="659" w:author="nohemi fabiola serrano aguilar" w:date="2026-10-31T00:34:00Z" w16du:dateUtc="2026-10-31T00:34:00Z">
        <w:r>
          <w:rPr>
            <w:lang w:val="es-MX"/>
          </w:rPr>
          <w:t>sesiones de capacitacion se distribute de la siguiente manera</w:t>
        </w:r>
        <w:r w:rsidR="008D2002">
          <w:rPr>
            <w:lang w:val="es-MX"/>
          </w:rPr>
          <w:t>:</w:t>
        </w:r>
      </w:ins>
    </w:p>
    <w:p w14:paraId="65A0ECD6" w14:textId="440FC5C2" w:rsidR="008D2002" w:rsidRDefault="008D2002" w:rsidP="008C4A39">
      <w:pPr>
        <w:pStyle w:val="ListParagraph"/>
        <w:numPr>
          <w:ilvl w:val="0"/>
          <w:numId w:val="6"/>
        </w:numPr>
        <w:jc w:val="both"/>
        <w:rPr>
          <w:ins w:id="660" w:author="nohemi fabiola serrano aguilar" w:date="2026-10-31T01:48:00Z" w16du:dateUtc="2026-10-31T01:48:00Z"/>
          <w:rFonts w:ascii="Calibri" w:eastAsia="Times New Roman" w:hAnsi="Calibri" w:cs="Calibri"/>
          <w:sz w:val="24"/>
          <w:szCs w:val="24"/>
          <w:lang w:val="es-MX"/>
        </w:rPr>
      </w:pPr>
      <w:ins w:id="661" w:author="nohemi fabiola serrano aguilar" w:date="2026-10-31T00:34:00Z" w16du:dateUtc="2026-10-31T00:34:00Z">
        <w:r w:rsidRPr="00CC79A1">
          <w:rPr>
            <w:rFonts w:ascii="Calibri" w:eastAsia="Times New Roman" w:hAnsi="Calibri" w:cs="Calibri"/>
            <w:b/>
            <w:bCs/>
            <w:sz w:val="24"/>
            <w:szCs w:val="24"/>
            <w:lang w:val="es-MX"/>
            <w:rPrChange w:id="662" w:author="nohemi fabiola serrano aguilar" w:date="2026-10-31T02:22:00Z" w16du:dateUtc="2026-10-31T02:22:00Z">
              <w:rPr>
                <w:rFonts w:ascii="Calibri" w:eastAsia="Times New Roman" w:hAnsi="Calibri" w:cs="Calibri"/>
                <w:sz w:val="24"/>
                <w:szCs w:val="24"/>
                <w:lang w:val="es-MX"/>
              </w:rPr>
            </w:rPrChange>
          </w:rPr>
          <w:lastRenderedPageBreak/>
          <w:t>Exactamente 0 sesiones.</w:t>
        </w:r>
        <w:r>
          <w:rPr>
            <w:rFonts w:ascii="Calibri" w:eastAsia="Times New Roman" w:hAnsi="Calibri" w:cs="Calibri"/>
            <w:sz w:val="24"/>
            <w:szCs w:val="24"/>
            <w:lang w:val="es-MX"/>
          </w:rPr>
          <w:t xml:space="preserve"> P(X = 0)</w:t>
        </w:r>
      </w:ins>
      <w:ins w:id="663" w:author="nohemi fabiola serrano aguilar" w:date="2026-10-31T00:35:00Z" w16du:dateUtc="2026-10-31T00:35:00Z">
        <w:r>
          <w:rPr>
            <w:rFonts w:ascii="Calibri" w:eastAsia="Times New Roman" w:hAnsi="Calibri" w:cs="Calibri"/>
            <w:sz w:val="24"/>
            <w:szCs w:val="24"/>
            <w:lang w:val="es-MX"/>
          </w:rPr>
          <w:t xml:space="preserve"> = 6.08% (Grupo de riesgo que arece de actualizacion</w:t>
        </w:r>
      </w:ins>
    </w:p>
    <w:p w14:paraId="0AB6573B" w14:textId="77777777" w:rsidR="008C4A39" w:rsidRDefault="008C4A39">
      <w:pPr>
        <w:pStyle w:val="ListParagraph"/>
        <w:jc w:val="both"/>
        <w:rPr>
          <w:ins w:id="664" w:author="nohemi fabiola serrano aguilar" w:date="2026-10-31T00:35:00Z" w16du:dateUtc="2026-10-31T00:35:00Z"/>
          <w:rFonts w:ascii="Calibri" w:eastAsia="Times New Roman" w:hAnsi="Calibri" w:cs="Calibri"/>
          <w:sz w:val="24"/>
          <w:szCs w:val="24"/>
          <w:lang w:val="es-MX"/>
        </w:rPr>
        <w:pPrChange w:id="665" w:author="nohemi fabiola serrano aguilar" w:date="2026-10-31T01:48:00Z" w16du:dateUtc="2026-10-31T01:48:00Z">
          <w:pPr>
            <w:pStyle w:val="ListParagraph"/>
            <w:numPr>
              <w:numId w:val="6"/>
            </w:numPr>
            <w:ind w:hanging="360"/>
            <w:jc w:val="both"/>
          </w:pPr>
        </w:pPrChange>
      </w:pPr>
    </w:p>
    <w:p w14:paraId="4F20D776" w14:textId="77777777" w:rsidR="008C4A39" w:rsidRDefault="008D2002" w:rsidP="008C4A39">
      <w:pPr>
        <w:pStyle w:val="ListParagraph"/>
        <w:numPr>
          <w:ilvl w:val="0"/>
          <w:numId w:val="6"/>
        </w:numPr>
        <w:jc w:val="both"/>
        <w:rPr>
          <w:ins w:id="666" w:author="nohemi fabiola serrano aguilar" w:date="2026-10-31T01:48:00Z" w16du:dateUtc="2026-10-31T01:48:00Z"/>
          <w:rFonts w:ascii="Calibri" w:eastAsia="Times New Roman" w:hAnsi="Calibri" w:cs="Calibri"/>
          <w:sz w:val="24"/>
          <w:szCs w:val="24"/>
          <w:lang w:val="es-MX"/>
        </w:rPr>
      </w:pPr>
      <w:ins w:id="667" w:author="nohemi fabiola serrano aguilar" w:date="2026-10-31T00:35:00Z" w16du:dateUtc="2026-10-31T00:35:00Z">
        <w:r w:rsidRPr="00CC79A1">
          <w:rPr>
            <w:rFonts w:ascii="Calibri" w:eastAsia="Times New Roman" w:hAnsi="Calibri" w:cs="Calibri"/>
            <w:b/>
            <w:bCs/>
            <w:sz w:val="24"/>
            <w:szCs w:val="24"/>
            <w:lang w:val="es-MX"/>
            <w:rPrChange w:id="668" w:author="nohemi fabiola serrano aguilar" w:date="2026-10-31T02:22:00Z" w16du:dateUtc="2026-10-31T02:22:00Z">
              <w:rPr>
                <w:rFonts w:ascii="Calibri" w:eastAsia="Times New Roman" w:hAnsi="Calibri" w:cs="Calibri"/>
                <w:sz w:val="24"/>
                <w:szCs w:val="24"/>
                <w:lang w:val="es-MX"/>
              </w:rPr>
            </w:rPrChange>
          </w:rPr>
          <w:t>Exactamente 2 sesiones:</w:t>
        </w:r>
        <w:r w:rsidRPr="008C4A39">
          <w:rPr>
            <w:rFonts w:ascii="Calibri" w:eastAsia="Times New Roman" w:hAnsi="Calibri" w:cs="Calibri"/>
            <w:sz w:val="24"/>
            <w:szCs w:val="24"/>
            <w:lang w:val="es-MX"/>
          </w:rPr>
          <w:t xml:space="preserve"> P(X = 2) = 23.84% (El pico est</w:t>
        </w:r>
      </w:ins>
      <w:ins w:id="669" w:author="nohemi fabiola serrano aguilar" w:date="2026-10-31T00:36:00Z" w16du:dateUtc="2026-10-31T00:36:00Z">
        <w:r w:rsidRPr="008C4A39">
          <w:rPr>
            <w:rFonts w:ascii="Calibri" w:eastAsia="Times New Roman" w:hAnsi="Calibri" w:cs="Calibri"/>
            <w:sz w:val="24"/>
            <w:szCs w:val="24"/>
            <w:lang w:val="es-MX"/>
          </w:rPr>
          <w:t>adistico modal del marco operativo)</w:t>
        </w:r>
      </w:ins>
    </w:p>
    <w:p w14:paraId="39F6AE6C" w14:textId="77777777" w:rsidR="008C4A39" w:rsidRPr="008C4A39" w:rsidRDefault="008C4A39">
      <w:pPr>
        <w:pStyle w:val="ListParagraph"/>
        <w:rPr>
          <w:ins w:id="670" w:author="nohemi fabiola serrano aguilar" w:date="2026-10-31T01:48:00Z" w16du:dateUtc="2026-10-31T01:48:00Z"/>
          <w:rFonts w:ascii="Calibri" w:eastAsia="Times New Roman" w:hAnsi="Calibri" w:cs="Calibri"/>
          <w:sz w:val="24"/>
          <w:szCs w:val="24"/>
          <w:lang w:val="es-MX"/>
          <w:rPrChange w:id="671" w:author="nohemi fabiola serrano aguilar" w:date="2026-10-31T01:48:00Z" w16du:dateUtc="2026-10-31T01:48:00Z">
            <w:rPr>
              <w:ins w:id="672" w:author="nohemi fabiola serrano aguilar" w:date="2026-10-31T01:48:00Z" w16du:dateUtc="2026-10-31T01:48:00Z"/>
              <w:rFonts w:eastAsia="Times New Roman"/>
              <w:lang w:val="es-MX"/>
            </w:rPr>
          </w:rPrChange>
        </w:rPr>
        <w:pPrChange w:id="673" w:author="nohemi fabiola serrano aguilar" w:date="2026-10-31T01:48:00Z" w16du:dateUtc="2026-10-31T01:48:00Z">
          <w:pPr>
            <w:pStyle w:val="ListParagraph"/>
            <w:numPr>
              <w:numId w:val="6"/>
            </w:numPr>
            <w:ind w:hanging="360"/>
            <w:jc w:val="both"/>
          </w:pPr>
        </w:pPrChange>
      </w:pPr>
    </w:p>
    <w:p w14:paraId="1A6AF188" w14:textId="2C1C276A" w:rsidR="008D2002" w:rsidRPr="008C4A39" w:rsidRDefault="008D2002" w:rsidP="008C4A39">
      <w:pPr>
        <w:pStyle w:val="ListParagraph"/>
        <w:numPr>
          <w:ilvl w:val="0"/>
          <w:numId w:val="6"/>
        </w:numPr>
        <w:jc w:val="both"/>
        <w:rPr>
          <w:ins w:id="674" w:author="nohemi fabiola serrano aguilar" w:date="2026-10-31T00:37:00Z" w16du:dateUtc="2026-10-31T00:37:00Z"/>
          <w:rFonts w:ascii="Calibri" w:eastAsia="Times New Roman" w:hAnsi="Calibri" w:cs="Calibri"/>
          <w:sz w:val="24"/>
          <w:szCs w:val="24"/>
          <w:lang w:val="es-MX"/>
          <w:rPrChange w:id="675" w:author="nohemi fabiola serrano aguilar" w:date="2026-10-31T01:48:00Z" w16du:dateUtc="2026-10-31T01:48:00Z">
            <w:rPr>
              <w:ins w:id="676" w:author="nohemi fabiola serrano aguilar" w:date="2026-10-31T00:37:00Z" w16du:dateUtc="2026-10-31T00:37:00Z"/>
              <w:rFonts w:eastAsia="Times New Roman"/>
              <w:lang w:val="es-MX"/>
            </w:rPr>
          </w:rPrChange>
        </w:rPr>
      </w:pPr>
      <w:ins w:id="677" w:author="nohemi fabiola serrano aguilar" w:date="2026-10-31T00:36:00Z" w16du:dateUtc="2026-10-31T00:36:00Z">
        <w:r w:rsidRPr="00CC79A1">
          <w:rPr>
            <w:rFonts w:ascii="Calibri" w:eastAsia="Times New Roman" w:hAnsi="Calibri" w:cs="Calibri"/>
            <w:b/>
            <w:bCs/>
            <w:sz w:val="24"/>
            <w:szCs w:val="24"/>
            <w:lang w:val="es-MX"/>
            <w:rPrChange w:id="678" w:author="nohemi fabiola serrano aguilar" w:date="2026-10-31T02:22:00Z" w16du:dateUtc="2026-10-31T02:22:00Z">
              <w:rPr>
                <w:rFonts w:ascii="Calibri" w:eastAsia="Times New Roman" w:hAnsi="Calibri" w:cs="Calibri"/>
                <w:sz w:val="24"/>
                <w:szCs w:val="24"/>
                <w:lang w:val="es-MX"/>
              </w:rPr>
            </w:rPrChange>
          </w:rPr>
          <w:t>Exactamente 3 sesiones:</w:t>
        </w:r>
        <w:r w:rsidRPr="008C4A39">
          <w:rPr>
            <w:rFonts w:ascii="Calibri" w:eastAsia="Times New Roman" w:hAnsi="Calibri" w:cs="Calibri"/>
            <w:sz w:val="24"/>
            <w:szCs w:val="24"/>
            <w:lang w:val="es-MX"/>
          </w:rPr>
          <w:t xml:space="preserve"> P(X = 6) = 4.15% (Grupo de capacitacion altamente especializada o con asignacion excesiva</w:t>
        </w:r>
      </w:ins>
      <w:ins w:id="679" w:author="nohemi fabiola serrano aguilar" w:date="2026-10-31T00:37:00Z" w16du:dateUtc="2026-10-31T00:37:00Z">
        <w:r w:rsidRPr="008C4A39">
          <w:rPr>
            <w:rFonts w:ascii="Calibri" w:eastAsia="Times New Roman" w:hAnsi="Calibri" w:cs="Calibri"/>
            <w:sz w:val="24"/>
            <w:szCs w:val="24"/>
            <w:lang w:val="es-MX"/>
          </w:rPr>
          <w:t>)</w:t>
        </w:r>
      </w:ins>
      <w:ins w:id="680" w:author="nohemi fabiola serrano aguilar" w:date="2026-10-31T00:42:00Z" w16du:dateUtc="2026-10-31T00:42:00Z">
        <w:r w:rsidRPr="008C4A39">
          <w:rPr>
            <w:rFonts w:ascii="Calibri" w:eastAsia="Times New Roman" w:hAnsi="Calibri" w:cs="Calibri"/>
            <w:sz w:val="24"/>
            <w:szCs w:val="24"/>
            <w:lang w:val="es-MX"/>
          </w:rPr>
          <w:t>.</w:t>
        </w:r>
      </w:ins>
    </w:p>
    <w:p w14:paraId="2D028EEA" w14:textId="77777777" w:rsidR="008D2002" w:rsidRDefault="008D2002" w:rsidP="008C4A39">
      <w:pPr>
        <w:pStyle w:val="ListParagraph"/>
        <w:jc w:val="both"/>
        <w:rPr>
          <w:ins w:id="681" w:author="nohemi fabiola serrano aguilar" w:date="2026-10-31T01:48:00Z" w16du:dateUtc="2026-10-31T01:48:00Z"/>
          <w:rFonts w:ascii="Calibri" w:eastAsia="Times New Roman" w:hAnsi="Calibri" w:cs="Calibri"/>
          <w:b/>
          <w:bCs/>
          <w:lang w:val="es-MX"/>
        </w:rPr>
      </w:pPr>
    </w:p>
    <w:p w14:paraId="3E5E036A" w14:textId="77777777" w:rsidR="008C4A39" w:rsidRDefault="008C4A39">
      <w:pPr>
        <w:pStyle w:val="ListParagraph"/>
        <w:jc w:val="both"/>
        <w:rPr>
          <w:ins w:id="682" w:author="nohemi fabiola serrano aguilar" w:date="2026-10-31T00:40:00Z" w16du:dateUtc="2026-10-31T00:40:00Z"/>
          <w:rFonts w:ascii="Calibri" w:eastAsia="Times New Roman" w:hAnsi="Calibri" w:cs="Calibri"/>
          <w:b/>
          <w:bCs/>
          <w:lang w:val="es-MX"/>
        </w:rPr>
        <w:pPrChange w:id="683" w:author="nohemi fabiola serrano aguilar" w:date="2026-10-31T01:44:00Z" w16du:dateUtc="2026-10-31T01:44:00Z">
          <w:pPr>
            <w:pStyle w:val="ListParagraph"/>
            <w:jc w:val="center"/>
          </w:pPr>
        </w:pPrChange>
      </w:pPr>
    </w:p>
    <w:p w14:paraId="4A03019F" w14:textId="4B87C6E1" w:rsidR="008D2002" w:rsidRDefault="008D2002" w:rsidP="008C4A39">
      <w:pPr>
        <w:pStyle w:val="ListParagraph"/>
        <w:jc w:val="center"/>
        <w:rPr>
          <w:ins w:id="684" w:author="nohemi fabiola serrano aguilar" w:date="2026-10-31T01:47:00Z" w16du:dateUtc="2026-10-31T01:47:00Z"/>
          <w:rFonts w:ascii="Calibri" w:eastAsia="Times New Roman" w:hAnsi="Calibri" w:cs="Calibri"/>
          <w:sz w:val="24"/>
          <w:szCs w:val="24"/>
          <w:lang w:val="es-MX"/>
        </w:rPr>
      </w:pPr>
      <w:ins w:id="685" w:author="nohemi fabiola serrano aguilar" w:date="2026-10-31T00:38:00Z" w16du:dateUtc="2026-10-31T00:38:00Z">
        <w:r>
          <w:rPr>
            <w:rFonts w:ascii="Calibri" w:eastAsia="Times New Roman" w:hAnsi="Calibri" w:cs="Calibri"/>
            <w:noProof/>
            <w:sz w:val="24"/>
            <w:szCs w:val="24"/>
            <w:lang w:val="es-MX"/>
            <w14:ligatures w14:val="standardContextual"/>
          </w:rPr>
          <w:drawing>
            <wp:inline distT="0" distB="0" distL="0" distR="0" wp14:anchorId="4E6146D0" wp14:editId="14B7235B">
              <wp:extent cx="3907258" cy="3169920"/>
              <wp:effectExtent l="0" t="0" r="0" b="0"/>
              <wp:docPr id="3668973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897340" name="Picture 366897340"/>
                      <pic:cNvPicPr/>
                    </pic:nvPicPr>
                    <pic:blipFill>
                      <a:blip r:embed="rId15">
                        <a:extLst>
                          <a:ext uri="{28A0092B-C50C-407E-A947-70E740481C1C}">
                            <a14:useLocalDpi xmlns:a14="http://schemas.microsoft.com/office/drawing/2010/main" val="0"/>
                          </a:ext>
                        </a:extLst>
                      </a:blip>
                      <a:stretch>
                        <a:fillRect/>
                      </a:stretch>
                    </pic:blipFill>
                    <pic:spPr>
                      <a:xfrm>
                        <a:off x="0" y="0"/>
                        <a:ext cx="3946252" cy="3201555"/>
                      </a:xfrm>
                      <a:prstGeom prst="rect">
                        <a:avLst/>
                      </a:prstGeom>
                    </pic:spPr>
                  </pic:pic>
                </a:graphicData>
              </a:graphic>
            </wp:inline>
          </w:drawing>
        </w:r>
      </w:ins>
    </w:p>
    <w:p w14:paraId="2815E8F1" w14:textId="77777777" w:rsidR="008C4A39" w:rsidRDefault="008C4A39" w:rsidP="008C4A39">
      <w:pPr>
        <w:pStyle w:val="ListParagraph"/>
        <w:jc w:val="center"/>
        <w:rPr>
          <w:ins w:id="686" w:author="nohemi fabiola serrano aguilar" w:date="2026-10-31T00:42:00Z" w16du:dateUtc="2026-10-31T00:42:00Z"/>
          <w:rFonts w:ascii="Calibri" w:eastAsia="Times New Roman" w:hAnsi="Calibri" w:cs="Calibri"/>
          <w:sz w:val="24"/>
          <w:szCs w:val="24"/>
          <w:lang w:val="es-MX"/>
        </w:rPr>
      </w:pPr>
    </w:p>
    <w:p w14:paraId="7004CDE4" w14:textId="77777777" w:rsidR="008D2002" w:rsidRDefault="008D2002">
      <w:pPr>
        <w:pStyle w:val="ListParagraph"/>
        <w:jc w:val="both"/>
        <w:rPr>
          <w:ins w:id="687" w:author="nohemi fabiola serrano aguilar" w:date="2026-10-31T00:42:00Z" w16du:dateUtc="2026-10-31T00:42:00Z"/>
          <w:rFonts w:ascii="Calibri" w:eastAsia="Times New Roman" w:hAnsi="Calibri" w:cs="Calibri"/>
          <w:sz w:val="24"/>
          <w:szCs w:val="24"/>
          <w:lang w:val="es-MX"/>
        </w:rPr>
        <w:pPrChange w:id="688" w:author="nohemi fabiola serrano aguilar" w:date="2026-10-31T01:44:00Z" w16du:dateUtc="2026-10-31T01:44:00Z">
          <w:pPr>
            <w:pStyle w:val="ListParagraph"/>
            <w:jc w:val="center"/>
          </w:pPr>
        </w:pPrChange>
      </w:pPr>
    </w:p>
    <w:p w14:paraId="219F447E" w14:textId="7F50447E" w:rsidR="008D2002" w:rsidRPr="008C4A39" w:rsidRDefault="008D2002">
      <w:pPr>
        <w:pStyle w:val="ListParagraph"/>
        <w:jc w:val="center"/>
        <w:rPr>
          <w:ins w:id="689" w:author="nohemi fabiola serrano aguilar" w:date="2026-10-31T00:42:00Z" w16du:dateUtc="2026-10-31T00:42:00Z"/>
          <w:rFonts w:ascii="Calibri" w:eastAsia="Times New Roman" w:hAnsi="Calibri" w:cs="Calibri"/>
          <w:b/>
          <w:bCs/>
          <w:sz w:val="24"/>
          <w:szCs w:val="24"/>
          <w:lang w:val="es-MX"/>
          <w:rPrChange w:id="690" w:author="nohemi fabiola serrano aguilar" w:date="2026-10-31T01:52:00Z" w16du:dateUtc="2026-10-31T01:52:00Z">
            <w:rPr>
              <w:ins w:id="691" w:author="nohemi fabiola serrano aguilar" w:date="2026-10-31T00:42:00Z" w16du:dateUtc="2026-10-31T00:42:00Z"/>
              <w:rFonts w:ascii="Calibri" w:eastAsia="Times New Roman" w:hAnsi="Calibri" w:cs="Calibri"/>
              <w:sz w:val="24"/>
              <w:szCs w:val="24"/>
              <w:lang w:val="es-MX"/>
            </w:rPr>
          </w:rPrChange>
        </w:rPr>
        <w:pPrChange w:id="692" w:author="nohemi fabiola serrano aguilar" w:date="2026-10-31T01:52:00Z" w16du:dateUtc="2026-10-31T01:52:00Z">
          <w:pPr>
            <w:pStyle w:val="ListParagraph"/>
            <w:jc w:val="both"/>
          </w:pPr>
        </w:pPrChange>
      </w:pPr>
      <w:ins w:id="693" w:author="nohemi fabiola serrano aguilar" w:date="2026-10-31T00:42:00Z" w16du:dateUtc="2026-10-31T00:42:00Z">
        <w:r w:rsidRPr="008C4A39">
          <w:rPr>
            <w:rFonts w:ascii="Calibri" w:eastAsia="Times New Roman" w:hAnsi="Calibri" w:cs="Calibri"/>
            <w:b/>
            <w:bCs/>
            <w:sz w:val="24"/>
            <w:szCs w:val="24"/>
            <w:lang w:val="es-MX"/>
            <w:rPrChange w:id="694" w:author="nohemi fabiola serrano aguilar" w:date="2026-10-31T01:52:00Z" w16du:dateUtc="2026-10-31T01:52:00Z">
              <w:rPr>
                <w:rFonts w:ascii="Calibri" w:eastAsia="Times New Roman" w:hAnsi="Calibri" w:cs="Calibri"/>
                <w:sz w:val="24"/>
                <w:szCs w:val="24"/>
                <w:lang w:val="es-MX"/>
              </w:rPr>
            </w:rPrChange>
          </w:rPr>
          <w:t>Escalamiento y C</w:t>
        </w:r>
      </w:ins>
      <w:ins w:id="695" w:author="nohemi fabiola serrano aguilar" w:date="2026-10-31T00:50:00Z" w16du:dateUtc="2026-10-31T00:50:00Z">
        <w:r w:rsidR="001D30D0" w:rsidRPr="008C4A39">
          <w:rPr>
            <w:rFonts w:ascii="Calibri" w:eastAsia="Times New Roman" w:hAnsi="Calibri" w:cs="Calibri"/>
            <w:b/>
            <w:bCs/>
            <w:sz w:val="24"/>
            <w:szCs w:val="24"/>
            <w:lang w:val="es-MX"/>
            <w:rPrChange w:id="696" w:author="nohemi fabiola serrano aguilar" w:date="2026-10-31T01:52:00Z" w16du:dateUtc="2026-10-31T01:52:00Z">
              <w:rPr>
                <w:rFonts w:ascii="Calibri" w:eastAsia="Times New Roman" w:hAnsi="Calibri" w:cs="Calibri"/>
                <w:sz w:val="24"/>
                <w:szCs w:val="24"/>
                <w:lang w:val="es-MX"/>
              </w:rPr>
            </w:rPrChange>
          </w:rPr>
          <w:t>o</w:t>
        </w:r>
      </w:ins>
      <w:ins w:id="697" w:author="nohemi fabiola serrano aguilar" w:date="2026-10-31T00:42:00Z" w16du:dateUtc="2026-10-31T00:42:00Z">
        <w:r w:rsidRPr="008C4A39">
          <w:rPr>
            <w:rFonts w:ascii="Calibri" w:eastAsia="Times New Roman" w:hAnsi="Calibri" w:cs="Calibri"/>
            <w:b/>
            <w:bCs/>
            <w:sz w:val="24"/>
            <w:szCs w:val="24"/>
            <w:lang w:val="es-MX"/>
            <w:rPrChange w:id="698" w:author="nohemi fabiola serrano aguilar" w:date="2026-10-31T01:52:00Z" w16du:dateUtc="2026-10-31T01:52:00Z">
              <w:rPr>
                <w:rFonts w:ascii="Calibri" w:eastAsia="Times New Roman" w:hAnsi="Calibri" w:cs="Calibri"/>
                <w:sz w:val="24"/>
                <w:szCs w:val="24"/>
                <w:lang w:val="es-MX"/>
              </w:rPr>
            </w:rPrChange>
          </w:rPr>
          <w:t>portamiento de Muestras Grandes</w:t>
        </w:r>
      </w:ins>
    </w:p>
    <w:p w14:paraId="069012CF" w14:textId="7D5BEB23" w:rsidR="008D2002" w:rsidRDefault="008D2002" w:rsidP="008C4A39">
      <w:pPr>
        <w:pStyle w:val="ListParagraph"/>
        <w:jc w:val="both"/>
        <w:rPr>
          <w:ins w:id="699" w:author="nohemi fabiola serrano aguilar" w:date="2026-10-31T00:42:00Z" w16du:dateUtc="2026-10-31T00:42:00Z"/>
          <w:rFonts w:ascii="Calibri" w:eastAsia="Times New Roman" w:hAnsi="Calibri" w:cs="Calibri"/>
          <w:sz w:val="24"/>
          <w:szCs w:val="24"/>
          <w:lang w:val="es-MX"/>
        </w:rPr>
      </w:pPr>
    </w:p>
    <w:p w14:paraId="6F087249" w14:textId="14E32CFA" w:rsidR="008D2002" w:rsidRDefault="008D2002" w:rsidP="008C4A39">
      <w:pPr>
        <w:pStyle w:val="ListParagraph"/>
        <w:jc w:val="both"/>
        <w:rPr>
          <w:ins w:id="700" w:author="nohemi fabiola serrano aguilar" w:date="2026-10-31T00:47:00Z" w16du:dateUtc="2026-10-31T00:47:00Z"/>
          <w:rFonts w:ascii="Calibri" w:eastAsia="Times New Roman" w:hAnsi="Calibri" w:cs="Calibri"/>
          <w:sz w:val="24"/>
          <w:szCs w:val="24"/>
          <w:lang w:val="es-MX"/>
        </w:rPr>
      </w:pPr>
      <w:ins w:id="701" w:author="nohemi fabiola serrano aguilar" w:date="2026-10-31T00:43:00Z" w16du:dateUtc="2026-10-31T00:43:00Z">
        <w:r>
          <w:rPr>
            <w:rFonts w:ascii="Calibri" w:eastAsia="Times New Roman" w:hAnsi="Calibri" w:cs="Calibri"/>
            <w:sz w:val="24"/>
            <w:szCs w:val="24"/>
            <w:lang w:val="es-MX"/>
          </w:rPr>
          <w:t xml:space="preserve">Debemos </w:t>
        </w:r>
      </w:ins>
      <w:ins w:id="702" w:author="nohemi fabiola serrano aguilar" w:date="2026-10-31T00:44:00Z" w16du:dateUtc="2026-10-31T00:44:00Z">
        <w:r>
          <w:rPr>
            <w:rFonts w:ascii="Calibri" w:eastAsia="Times New Roman" w:hAnsi="Calibri" w:cs="Calibri"/>
            <w:sz w:val="24"/>
            <w:szCs w:val="24"/>
            <w:lang w:val="es-MX"/>
          </w:rPr>
          <w:t xml:space="preserve">analizar el comportamiento teorico de estas distribuciones discretas cuando se escalan a muestras grandes. Bajo el teorema del </w:t>
        </w:r>
      </w:ins>
      <w:ins w:id="703" w:author="nohemi fabiola serrano aguilar" w:date="2026-10-31T00:45:00Z" w16du:dateUtc="2026-10-31T00:45:00Z">
        <w:r>
          <w:rPr>
            <w:rFonts w:ascii="Calibri" w:eastAsia="Times New Roman" w:hAnsi="Calibri" w:cs="Calibri"/>
            <w:sz w:val="24"/>
            <w:szCs w:val="24"/>
            <w:lang w:val="es-MX"/>
          </w:rPr>
          <w:t xml:space="preserve">Limite Central, si simulamos una expansion </w:t>
        </w:r>
        <w:r w:rsidR="001D30D0">
          <w:rPr>
            <w:rFonts w:ascii="Calibri" w:eastAsia="Times New Roman" w:hAnsi="Calibri" w:cs="Calibri"/>
            <w:sz w:val="24"/>
            <w:szCs w:val="24"/>
            <w:lang w:val="es-MX"/>
          </w:rPr>
          <w:t xml:space="preserve">donde el presupuesto de capacitacion corporativa aumenta drasticamente (elevando nuestra linea de base de Poisson a una tasa intensiva de </w:t>
        </w:r>
      </w:ins>
      <w:ins w:id="704" w:author="nohemi fabiola serrano aguilar" w:date="2026-10-31T00:46:00Z" w16du:dateUtc="2026-10-31T00:46:00Z">
        <w:r w:rsidR="001D30D0" w:rsidRPr="00D253C0">
          <w:t>λ</w:t>
        </w:r>
        <w:r w:rsidR="001D30D0" w:rsidRPr="00D253C0">
          <w:rPr>
            <w:lang w:val="es-MX"/>
          </w:rPr>
          <w:t xml:space="preserve"> = </w:t>
        </w:r>
        <w:r w:rsidR="001D30D0">
          <w:rPr>
            <w:rFonts w:ascii="Calibri" w:eastAsia="Times New Roman" w:hAnsi="Calibri" w:cs="Calibri"/>
            <w:sz w:val="24"/>
            <w:szCs w:val="24"/>
            <w:lang w:val="es-MX"/>
          </w:rPr>
          <w:t>30 seciones por a;o) la geometria subyacente cambia por completo</w:t>
        </w:r>
      </w:ins>
      <w:ins w:id="705" w:author="nohemi fabiola serrano aguilar" w:date="2026-10-31T00:47:00Z" w16du:dateUtc="2026-10-31T00:47:00Z">
        <w:r w:rsidR="001D30D0">
          <w:rPr>
            <w:rFonts w:ascii="Calibri" w:eastAsia="Times New Roman" w:hAnsi="Calibri" w:cs="Calibri"/>
            <w:sz w:val="24"/>
            <w:szCs w:val="24"/>
            <w:lang w:val="es-MX"/>
          </w:rPr>
          <w:t xml:space="preserve"> su forma.</w:t>
        </w:r>
      </w:ins>
    </w:p>
    <w:p w14:paraId="279A830E" w14:textId="6242ED94" w:rsidR="001D30D0" w:rsidRDefault="001D30D0" w:rsidP="008C4A39">
      <w:pPr>
        <w:pStyle w:val="ListParagraph"/>
        <w:jc w:val="both"/>
        <w:rPr>
          <w:ins w:id="706" w:author="nohemi fabiola serrano aguilar" w:date="2026-10-31T00:47:00Z" w16du:dateUtc="2026-10-31T00:47:00Z"/>
          <w:rFonts w:ascii="Calibri" w:eastAsia="Times New Roman" w:hAnsi="Calibri" w:cs="Calibri"/>
          <w:sz w:val="24"/>
          <w:szCs w:val="24"/>
          <w:lang w:val="es-MX"/>
        </w:rPr>
      </w:pPr>
    </w:p>
    <w:p w14:paraId="49F743EC" w14:textId="1F412622" w:rsidR="001D30D0" w:rsidRDefault="001D30D0" w:rsidP="008C4A39">
      <w:pPr>
        <w:pStyle w:val="ListParagraph"/>
        <w:jc w:val="both"/>
        <w:rPr>
          <w:ins w:id="707" w:author="nohemi fabiola serrano aguilar" w:date="2026-10-31T00:49:00Z" w16du:dateUtc="2026-10-31T00:49:00Z"/>
          <w:rFonts w:ascii="Calibri" w:eastAsia="Times New Roman" w:hAnsi="Calibri" w:cs="Calibri"/>
          <w:sz w:val="24"/>
          <w:szCs w:val="24"/>
          <w:lang w:val="es-MX"/>
        </w:rPr>
      </w:pPr>
      <w:ins w:id="708" w:author="nohemi fabiola serrano aguilar" w:date="2026-10-31T00:47:00Z" w16du:dateUtc="2026-10-31T00:47:00Z">
        <w:r>
          <w:rPr>
            <w:rFonts w:ascii="Calibri" w:eastAsia="Times New Roman" w:hAnsi="Calibri" w:cs="Calibri"/>
            <w:sz w:val="24"/>
            <w:szCs w:val="24"/>
            <w:lang w:val="es-MX"/>
          </w:rPr>
          <w:t>La restriccion tipica de asimetria a la derecha causada por el limite cero desaparece por completo. La curva de sistribucion se aplana, estendiendose simetricamente alreded</w:t>
        </w:r>
      </w:ins>
      <w:ins w:id="709" w:author="nohemi fabiola serrano aguilar" w:date="2026-10-31T00:48:00Z" w16du:dateUtc="2026-10-31T00:48:00Z">
        <w:r>
          <w:rPr>
            <w:rFonts w:ascii="Calibri" w:eastAsia="Times New Roman" w:hAnsi="Calibri" w:cs="Calibri"/>
            <w:sz w:val="24"/>
            <w:szCs w:val="24"/>
            <w:lang w:val="es-MX"/>
          </w:rPr>
          <w:t>or der la nueva media central.  Esta transformacion demuestra que a medida que aumentan los parametros discretos, los marcos de Posison y Binomial se alinean perfectamente con la geometria suave y continua de una curva de distribuicion Normal Gaussiana estandar.</w:t>
        </w:r>
      </w:ins>
    </w:p>
    <w:p w14:paraId="44B7E84C" w14:textId="0BF03663" w:rsidR="001D30D0" w:rsidRDefault="001D30D0" w:rsidP="008C4A39">
      <w:pPr>
        <w:pStyle w:val="ListParagraph"/>
        <w:jc w:val="both"/>
        <w:rPr>
          <w:ins w:id="710" w:author="nohemi fabiola serrano aguilar" w:date="2026-10-31T00:49:00Z" w16du:dateUtc="2026-10-31T00:49:00Z"/>
          <w:rFonts w:ascii="Calibri" w:eastAsia="Times New Roman" w:hAnsi="Calibri" w:cs="Calibri"/>
          <w:sz w:val="24"/>
          <w:szCs w:val="24"/>
          <w:lang w:val="es-MX"/>
        </w:rPr>
      </w:pPr>
    </w:p>
    <w:p w14:paraId="3908C779" w14:textId="60D047E4" w:rsidR="001D30D0" w:rsidRPr="001D30D0" w:rsidRDefault="001D30D0">
      <w:pPr>
        <w:jc w:val="both"/>
        <w:rPr>
          <w:ins w:id="711" w:author="nohemi fabiola serrano aguilar" w:date="2026-10-30T22:41:00Z" w16du:dateUtc="2026-10-30T22:41:00Z"/>
          <w:rFonts w:ascii="Calibri" w:eastAsia="Times New Roman" w:hAnsi="Calibri" w:cs="Calibri"/>
          <w:sz w:val="24"/>
          <w:szCs w:val="24"/>
          <w:lang w:val="es-MX"/>
          <w:rPrChange w:id="712" w:author="nohemi fabiola serrano aguilar" w:date="2026-10-31T00:49:00Z" w16du:dateUtc="2026-10-31T00:49:00Z">
            <w:rPr>
              <w:ins w:id="713" w:author="nohemi fabiola serrano aguilar" w:date="2026-10-30T22:41:00Z" w16du:dateUtc="2026-10-30T22:41:00Z"/>
              <w:rFonts w:eastAsia="Times New Roman"/>
              <w:lang w:val="es-MX"/>
            </w:rPr>
          </w:rPrChange>
        </w:rPr>
        <w:pPrChange w:id="714" w:author="nohemi fabiola serrano aguilar" w:date="2026-10-31T01:44:00Z" w16du:dateUtc="2026-10-31T01:44:00Z">
          <w:pPr>
            <w:pStyle w:val="ListParagraph"/>
            <w:numPr>
              <w:numId w:val="1"/>
            </w:numPr>
            <w:ind w:hanging="360"/>
          </w:pPr>
        </w:pPrChange>
      </w:pPr>
    </w:p>
    <w:p w14:paraId="206B31BA" w14:textId="0E622B35" w:rsidR="00474E55" w:rsidRPr="00A45614" w:rsidRDefault="008C4A39">
      <w:pPr>
        <w:pStyle w:val="ListParagraph"/>
        <w:jc w:val="both"/>
        <w:rPr>
          <w:ins w:id="715" w:author="nohemi fabiola serrano aguilar" w:date="2026-10-30T22:17:00Z" w16du:dateUtc="2026-10-30T22:17:00Z"/>
          <w:rFonts w:ascii="Calibri" w:eastAsia="Times New Roman" w:hAnsi="Calibri" w:cs="Calibri"/>
          <w:b/>
          <w:bCs/>
          <w:sz w:val="35"/>
          <w:szCs w:val="35"/>
          <w:lang w:val="es-MX"/>
          <w:rPrChange w:id="716" w:author="nohemi fabiola serrano aguilar" w:date="2026-10-30T23:26:00Z" w16du:dateUtc="2026-10-30T23:26:00Z">
            <w:rPr>
              <w:ins w:id="717" w:author="nohemi fabiola serrano aguilar" w:date="2026-10-30T22:17:00Z" w16du:dateUtc="2026-10-30T22:17:00Z"/>
              <w:rFonts w:eastAsia="Times New Roman"/>
              <w:lang w:val="es-MX"/>
            </w:rPr>
          </w:rPrChange>
        </w:rPr>
        <w:pPrChange w:id="718" w:author="nohemi fabiola serrano aguilar" w:date="2026-10-31T01:44:00Z" w16du:dateUtc="2026-10-31T01:44:00Z">
          <w:pPr/>
        </w:pPrChange>
      </w:pPr>
      <w:ins w:id="719" w:author="nohemi fabiola serrano aguilar" w:date="2026-10-31T00:54:00Z" w16du:dateUtc="2026-10-31T00:54:00Z">
        <w:r>
          <w:rPr>
            <w:rFonts w:ascii="Calibri" w:eastAsia="Times New Roman" w:hAnsi="Calibri" w:cs="Calibri"/>
            <w:noProof/>
            <w:sz w:val="24"/>
            <w:szCs w:val="24"/>
            <w:lang w:val="es-MX"/>
            <w14:ligatures w14:val="standardContextual"/>
          </w:rPr>
          <w:lastRenderedPageBreak/>
          <w:drawing>
            <wp:anchor distT="0" distB="0" distL="114300" distR="114300" simplePos="0" relativeHeight="251663360" behindDoc="0" locked="0" layoutInCell="1" allowOverlap="1" wp14:anchorId="1D5CB136" wp14:editId="5584F468">
              <wp:simplePos x="0" y="0"/>
              <wp:positionH relativeFrom="margin">
                <wp:align>left</wp:align>
              </wp:positionH>
              <wp:positionV relativeFrom="paragraph">
                <wp:posOffset>230505</wp:posOffset>
              </wp:positionV>
              <wp:extent cx="2798330" cy="2065020"/>
              <wp:effectExtent l="0" t="0" r="2540" b="0"/>
              <wp:wrapNone/>
              <wp:docPr id="18922552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255216" name="Picture 189225521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98330" cy="2065020"/>
                      </a:xfrm>
                      <a:prstGeom prst="rect">
                        <a:avLst/>
                      </a:prstGeom>
                    </pic:spPr>
                  </pic:pic>
                </a:graphicData>
              </a:graphic>
              <wp14:sizeRelH relativeFrom="margin">
                <wp14:pctWidth>0</wp14:pctWidth>
              </wp14:sizeRelH>
              <wp14:sizeRelV relativeFrom="margin">
                <wp14:pctHeight>0</wp14:pctHeight>
              </wp14:sizeRelV>
            </wp:anchor>
          </w:drawing>
        </w:r>
        <w:r>
          <w:rPr>
            <w:rFonts w:ascii="Calibri" w:eastAsia="Times New Roman" w:hAnsi="Calibri" w:cs="Calibri"/>
            <w:noProof/>
            <w:sz w:val="24"/>
            <w:szCs w:val="24"/>
            <w:lang w:val="es-MX"/>
            <w14:ligatures w14:val="standardContextual"/>
          </w:rPr>
          <w:drawing>
            <wp:anchor distT="0" distB="0" distL="114300" distR="114300" simplePos="0" relativeHeight="251662336" behindDoc="0" locked="0" layoutInCell="1" allowOverlap="1" wp14:anchorId="4A3CF97A" wp14:editId="1592DEA3">
              <wp:simplePos x="0" y="0"/>
              <wp:positionH relativeFrom="margin">
                <wp:posOffset>2824480</wp:posOffset>
              </wp:positionH>
              <wp:positionV relativeFrom="paragraph">
                <wp:posOffset>68580</wp:posOffset>
              </wp:positionV>
              <wp:extent cx="2905760" cy="2179320"/>
              <wp:effectExtent l="0" t="0" r="8890" b="0"/>
              <wp:wrapNone/>
              <wp:docPr id="12666584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658404" name="Picture 1266658404"/>
                      <pic:cNvPicPr/>
                    </pic:nvPicPr>
                    <pic:blipFill>
                      <a:blip r:embed="rId17">
                        <a:extLst>
                          <a:ext uri="{28A0092B-C50C-407E-A947-70E740481C1C}">
                            <a14:useLocalDpi xmlns:a14="http://schemas.microsoft.com/office/drawing/2010/main" val="0"/>
                          </a:ext>
                        </a:extLst>
                      </a:blip>
                      <a:stretch>
                        <a:fillRect/>
                      </a:stretch>
                    </pic:blipFill>
                    <pic:spPr>
                      <a:xfrm>
                        <a:off x="0" y="0"/>
                        <a:ext cx="2905760" cy="2179320"/>
                      </a:xfrm>
                      <a:prstGeom prst="rect">
                        <a:avLst/>
                      </a:prstGeom>
                    </pic:spPr>
                  </pic:pic>
                </a:graphicData>
              </a:graphic>
              <wp14:sizeRelH relativeFrom="margin">
                <wp14:pctWidth>0</wp14:pctWidth>
              </wp14:sizeRelH>
              <wp14:sizeRelV relativeFrom="margin">
                <wp14:pctHeight>0</wp14:pctHeight>
              </wp14:sizeRelV>
            </wp:anchor>
          </w:drawing>
        </w:r>
      </w:ins>
    </w:p>
    <w:p w14:paraId="4A3948CA" w14:textId="0B7BD3A2" w:rsidR="00474E55" w:rsidRPr="00A45614" w:rsidRDefault="00474E55">
      <w:pPr>
        <w:jc w:val="both"/>
        <w:rPr>
          <w:ins w:id="720" w:author="nohemi fabiola serrano aguilar" w:date="2026-10-30T21:48:00Z" w16du:dateUtc="2026-10-30T21:48:00Z"/>
          <w:rFonts w:ascii="Calibri" w:eastAsia="Times New Roman" w:hAnsi="Calibri" w:cs="Calibri"/>
          <w:sz w:val="24"/>
          <w:szCs w:val="24"/>
          <w:lang w:val="es-MX"/>
          <w:rPrChange w:id="721" w:author="nohemi fabiola serrano aguilar" w:date="2026-10-30T23:26:00Z" w16du:dateUtc="2026-10-30T23:26:00Z">
            <w:rPr>
              <w:ins w:id="722" w:author="nohemi fabiola serrano aguilar" w:date="2026-10-30T21:48:00Z" w16du:dateUtc="2026-10-30T21:48:00Z"/>
              <w:rFonts w:ascii="Calibri" w:eastAsia="Times New Roman" w:hAnsi="Calibri" w:cs="Calibri"/>
              <w:b/>
              <w:bCs/>
              <w:sz w:val="35"/>
              <w:szCs w:val="35"/>
            </w:rPr>
          </w:rPrChange>
        </w:rPr>
        <w:pPrChange w:id="723" w:author="nohemi fabiola serrano aguilar" w:date="2026-10-31T01:44:00Z" w16du:dateUtc="2026-10-31T01:44:00Z">
          <w:pPr/>
        </w:pPrChange>
      </w:pPr>
    </w:p>
    <w:p w14:paraId="42F08A27" w14:textId="77777777" w:rsidR="007A6209" w:rsidRPr="00A45614" w:rsidRDefault="007A6209">
      <w:pPr>
        <w:jc w:val="both"/>
        <w:rPr>
          <w:ins w:id="724" w:author="nohemi fabiola serrano aguilar" w:date="2026-10-30T21:48:00Z" w16du:dateUtc="2026-10-30T21:48:00Z"/>
          <w:rFonts w:ascii="Calibri" w:eastAsia="Times New Roman" w:hAnsi="Calibri" w:cs="Calibri"/>
          <w:b/>
          <w:bCs/>
          <w:sz w:val="35"/>
          <w:szCs w:val="35"/>
          <w:lang w:val="es-MX"/>
          <w:rPrChange w:id="725" w:author="nohemi fabiola serrano aguilar" w:date="2026-10-30T23:26:00Z" w16du:dateUtc="2026-10-30T23:26:00Z">
            <w:rPr>
              <w:ins w:id="726" w:author="nohemi fabiola serrano aguilar" w:date="2026-10-30T21:48:00Z" w16du:dateUtc="2026-10-30T21:48:00Z"/>
              <w:rFonts w:ascii="Calibri" w:eastAsia="Times New Roman" w:hAnsi="Calibri" w:cs="Calibri"/>
              <w:b/>
              <w:bCs/>
              <w:sz w:val="35"/>
              <w:szCs w:val="35"/>
            </w:rPr>
          </w:rPrChange>
        </w:rPr>
        <w:pPrChange w:id="727" w:author="nohemi fabiola serrano aguilar" w:date="2026-10-31T01:44:00Z" w16du:dateUtc="2026-10-31T01:44:00Z">
          <w:pPr/>
        </w:pPrChange>
      </w:pPr>
    </w:p>
    <w:p w14:paraId="20F0CE8A" w14:textId="77777777" w:rsidR="007A6209" w:rsidRPr="00A45614" w:rsidRDefault="007A6209">
      <w:pPr>
        <w:jc w:val="both"/>
        <w:rPr>
          <w:ins w:id="728" w:author="nohemi fabiola serrano aguilar" w:date="2026-10-30T21:48:00Z" w16du:dateUtc="2026-10-30T21:48:00Z"/>
          <w:rFonts w:ascii="Calibri" w:eastAsia="Times New Roman" w:hAnsi="Calibri" w:cs="Calibri"/>
          <w:b/>
          <w:bCs/>
          <w:sz w:val="35"/>
          <w:szCs w:val="35"/>
          <w:lang w:val="es-MX"/>
          <w:rPrChange w:id="729" w:author="nohemi fabiola serrano aguilar" w:date="2026-10-30T23:26:00Z" w16du:dateUtc="2026-10-30T23:26:00Z">
            <w:rPr>
              <w:ins w:id="730" w:author="nohemi fabiola serrano aguilar" w:date="2026-10-30T21:48:00Z" w16du:dateUtc="2026-10-30T21:48:00Z"/>
              <w:rFonts w:ascii="Calibri" w:eastAsia="Times New Roman" w:hAnsi="Calibri" w:cs="Calibri"/>
              <w:b/>
              <w:bCs/>
              <w:sz w:val="35"/>
              <w:szCs w:val="35"/>
            </w:rPr>
          </w:rPrChange>
        </w:rPr>
        <w:pPrChange w:id="731" w:author="nohemi fabiola serrano aguilar" w:date="2026-10-31T01:44:00Z" w16du:dateUtc="2026-10-31T01:44:00Z">
          <w:pPr/>
        </w:pPrChange>
      </w:pPr>
    </w:p>
    <w:p w14:paraId="40EE3010" w14:textId="77777777" w:rsidR="001D30D0" w:rsidRDefault="001D30D0" w:rsidP="008C4A39">
      <w:pPr>
        <w:jc w:val="both"/>
        <w:rPr>
          <w:ins w:id="732" w:author="nohemi fabiola serrano aguilar" w:date="2026-10-31T01:48:00Z" w16du:dateUtc="2026-10-31T01:48:00Z"/>
          <w:rFonts w:ascii="Calibri" w:eastAsia="Times New Roman" w:hAnsi="Calibri" w:cs="Calibri"/>
          <w:b/>
          <w:bCs/>
          <w:sz w:val="35"/>
          <w:szCs w:val="35"/>
          <w:lang w:val="es-MX"/>
        </w:rPr>
      </w:pPr>
    </w:p>
    <w:p w14:paraId="4F004861" w14:textId="77777777" w:rsidR="008C4A39" w:rsidRDefault="008C4A39" w:rsidP="008C4A39">
      <w:pPr>
        <w:jc w:val="both"/>
        <w:rPr>
          <w:ins w:id="733" w:author="nohemi fabiola serrano aguilar" w:date="2026-10-31T01:48:00Z" w16du:dateUtc="2026-10-31T01:48:00Z"/>
          <w:rFonts w:ascii="Calibri" w:eastAsia="Times New Roman" w:hAnsi="Calibri" w:cs="Calibri"/>
          <w:b/>
          <w:bCs/>
          <w:sz w:val="35"/>
          <w:szCs w:val="35"/>
          <w:lang w:val="es-MX"/>
        </w:rPr>
      </w:pPr>
    </w:p>
    <w:p w14:paraId="503E51B2" w14:textId="77777777" w:rsidR="008C4A39" w:rsidRDefault="008C4A39">
      <w:pPr>
        <w:jc w:val="both"/>
        <w:rPr>
          <w:ins w:id="734" w:author="nohemi fabiola serrano aguilar" w:date="2026-10-31T00:56:00Z" w16du:dateUtc="2026-10-31T00:56:00Z"/>
          <w:rFonts w:ascii="Calibri" w:eastAsia="Times New Roman" w:hAnsi="Calibri" w:cs="Calibri"/>
          <w:b/>
          <w:bCs/>
          <w:sz w:val="35"/>
          <w:szCs w:val="35"/>
          <w:lang w:val="es-MX"/>
        </w:rPr>
        <w:pPrChange w:id="735" w:author="nohemi fabiola serrano aguilar" w:date="2026-10-31T01:44:00Z" w16du:dateUtc="2026-10-31T01:44:00Z">
          <w:pPr/>
        </w:pPrChange>
      </w:pPr>
    </w:p>
    <w:p w14:paraId="12E585A5" w14:textId="6BAE5D19" w:rsidR="001D30D0" w:rsidRDefault="001D30D0" w:rsidP="008C4A39">
      <w:pPr>
        <w:pStyle w:val="ListParagraph"/>
        <w:numPr>
          <w:ilvl w:val="0"/>
          <w:numId w:val="1"/>
        </w:numPr>
        <w:jc w:val="both"/>
        <w:rPr>
          <w:ins w:id="736" w:author="nohemi fabiola serrano aguilar" w:date="2026-10-31T01:44:00Z" w16du:dateUtc="2026-10-31T01:44:00Z"/>
          <w:rFonts w:ascii="Calibri" w:eastAsia="Times New Roman" w:hAnsi="Calibri" w:cs="Calibri"/>
          <w:b/>
          <w:bCs/>
          <w:sz w:val="35"/>
          <w:szCs w:val="35"/>
          <w:lang w:val="es-MX"/>
        </w:rPr>
      </w:pPr>
      <w:ins w:id="737" w:author="nohemi fabiola serrano aguilar" w:date="2026-10-31T00:56:00Z" w16du:dateUtc="2026-10-31T00:56:00Z">
        <w:r>
          <w:rPr>
            <w:rFonts w:ascii="Calibri" w:eastAsia="Times New Roman" w:hAnsi="Calibri" w:cs="Calibri"/>
            <w:b/>
            <w:bCs/>
            <w:sz w:val="35"/>
            <w:szCs w:val="35"/>
            <w:lang w:val="es-MX"/>
          </w:rPr>
          <w:t>Analisis de la Distribucion Normal</w:t>
        </w:r>
      </w:ins>
    </w:p>
    <w:p w14:paraId="2EBCC31D" w14:textId="41D7E4C7" w:rsidR="008C4A39" w:rsidRDefault="008C4A39">
      <w:pPr>
        <w:pStyle w:val="ListParagraph"/>
        <w:jc w:val="both"/>
        <w:rPr>
          <w:ins w:id="738" w:author="nohemi fabiola serrano aguilar" w:date="2026-10-31T00:56:00Z" w16du:dateUtc="2026-10-31T00:56:00Z"/>
          <w:rFonts w:ascii="Calibri" w:eastAsia="Times New Roman" w:hAnsi="Calibri" w:cs="Calibri"/>
          <w:b/>
          <w:bCs/>
          <w:sz w:val="35"/>
          <w:szCs w:val="35"/>
          <w:lang w:val="es-MX"/>
        </w:rPr>
        <w:pPrChange w:id="739" w:author="nohemi fabiola serrano aguilar" w:date="2026-10-31T01:44:00Z" w16du:dateUtc="2026-10-31T01:44:00Z">
          <w:pPr>
            <w:pStyle w:val="ListParagraph"/>
            <w:numPr>
              <w:numId w:val="1"/>
            </w:numPr>
            <w:ind w:hanging="360"/>
          </w:pPr>
        </w:pPrChange>
      </w:pPr>
    </w:p>
    <w:p w14:paraId="6333566C" w14:textId="256D5FFD" w:rsidR="001D30D0" w:rsidRDefault="001D30D0" w:rsidP="008C4A39">
      <w:pPr>
        <w:jc w:val="both"/>
        <w:rPr>
          <w:ins w:id="740" w:author="nohemi fabiola serrano aguilar" w:date="2026-10-31T00:58:00Z" w16du:dateUtc="2026-10-31T00:58:00Z"/>
          <w:rFonts w:ascii="Calibri" w:eastAsia="Times New Roman" w:hAnsi="Calibri" w:cs="Calibri"/>
          <w:sz w:val="24"/>
          <w:szCs w:val="24"/>
          <w:lang w:val="es-MX"/>
        </w:rPr>
      </w:pPr>
      <w:ins w:id="741" w:author="nohemi fabiola serrano aguilar" w:date="2026-10-31T00:56:00Z" w16du:dateUtc="2026-10-31T00:56:00Z">
        <w:r>
          <w:rPr>
            <w:rFonts w:ascii="Calibri" w:eastAsia="Times New Roman" w:hAnsi="Calibri" w:cs="Calibri"/>
            <w:sz w:val="24"/>
            <w:szCs w:val="24"/>
            <w:lang w:val="es-MX"/>
          </w:rPr>
          <w:t xml:space="preserve">El parametro demografico </w:t>
        </w:r>
      </w:ins>
      <w:ins w:id="742" w:author="nohemi fabiola serrano aguilar" w:date="2026-10-31T00:57:00Z" w16du:dateUtc="2026-10-31T00:57:00Z">
        <w:r>
          <w:rPr>
            <w:rFonts w:ascii="Calibri" w:eastAsia="Times New Roman" w:hAnsi="Calibri" w:cs="Calibri"/>
            <w:sz w:val="24"/>
            <w:szCs w:val="24"/>
            <w:lang w:val="es-MX"/>
          </w:rPr>
          <w:t xml:space="preserve">Age se utiliza para modelar metricas continuas de recursos humanos a largo plazo en toda la empresa. La poblacion operativa refleja una Media Aritmetica de 36.92 a;os combinada con una Desviacion /estandar </w:t>
        </w:r>
      </w:ins>
      <w:ins w:id="743" w:author="nohemi fabiola serrano aguilar" w:date="2026-10-31T00:58:00Z" w16du:dateUtc="2026-10-31T00:58:00Z">
        <w:r>
          <w:rPr>
            <w:rFonts w:ascii="Calibri" w:eastAsia="Times New Roman" w:hAnsi="Calibri" w:cs="Calibri"/>
            <w:sz w:val="24"/>
            <w:szCs w:val="24"/>
            <w:lang w:val="es-MX"/>
          </w:rPr>
          <w:t xml:space="preserve">equilibrada de 9.14 a;os. </w:t>
        </w:r>
      </w:ins>
    </w:p>
    <w:p w14:paraId="7E9661A0" w14:textId="5F2E63FC" w:rsidR="001D30D0" w:rsidRDefault="001D30D0" w:rsidP="008C4A39">
      <w:pPr>
        <w:jc w:val="both"/>
        <w:rPr>
          <w:ins w:id="744" w:author="nohemi fabiola serrano aguilar" w:date="2026-10-31T00:58:00Z" w16du:dateUtc="2026-10-31T00:58:00Z"/>
          <w:rFonts w:ascii="Calibri" w:eastAsia="Times New Roman" w:hAnsi="Calibri" w:cs="Calibri"/>
          <w:sz w:val="24"/>
          <w:szCs w:val="24"/>
          <w:lang w:val="es-MX"/>
        </w:rPr>
      </w:pPr>
      <w:ins w:id="745" w:author="nohemi fabiola serrano aguilar" w:date="2026-10-31T00:58:00Z" w16du:dateUtc="2026-10-31T00:58:00Z">
        <w:r>
          <w:rPr>
            <w:rFonts w:ascii="Calibri" w:eastAsia="Times New Roman" w:hAnsi="Calibri" w:cs="Calibri"/>
            <w:sz w:val="24"/>
            <w:szCs w:val="24"/>
            <w:lang w:val="es-MX"/>
          </w:rPr>
          <w:t>Evaluacion de la Normalidad Geometrica</w:t>
        </w:r>
      </w:ins>
    </w:p>
    <w:p w14:paraId="577644B8" w14:textId="6BA87804" w:rsidR="001D30D0" w:rsidRDefault="001D30D0" w:rsidP="008C4A39">
      <w:pPr>
        <w:jc w:val="both"/>
        <w:rPr>
          <w:ins w:id="746" w:author="nohemi fabiola serrano aguilar" w:date="2026-10-31T01:02:00Z" w16du:dateUtc="2026-10-31T01:02:00Z"/>
          <w:rFonts w:ascii="Calibri" w:eastAsia="Times New Roman" w:hAnsi="Calibri" w:cs="Calibri"/>
          <w:sz w:val="24"/>
          <w:szCs w:val="24"/>
          <w:lang w:val="es-MX"/>
        </w:rPr>
      </w:pPr>
      <w:ins w:id="747" w:author="nohemi fabiola serrano aguilar" w:date="2026-10-31T00:58:00Z" w16du:dateUtc="2026-10-31T00:58:00Z">
        <w:r>
          <w:rPr>
            <w:rFonts w:ascii="Calibri" w:eastAsia="Times New Roman" w:hAnsi="Calibri" w:cs="Calibri"/>
            <w:sz w:val="24"/>
            <w:szCs w:val="24"/>
            <w:lang w:val="es-MX"/>
          </w:rPr>
          <w:t xml:space="preserve">Una revision de nuestros parametros de forma indica que la variable Age se ajusta bastante bien al modelo </w:t>
        </w:r>
      </w:ins>
      <w:ins w:id="748" w:author="nohemi fabiola serrano aguilar" w:date="2026-10-31T00:59:00Z" w16du:dateUtc="2026-10-31T00:59:00Z">
        <w:r>
          <w:rPr>
            <w:rFonts w:ascii="Calibri" w:eastAsia="Times New Roman" w:hAnsi="Calibri" w:cs="Calibri"/>
            <w:sz w:val="24"/>
            <w:szCs w:val="24"/>
            <w:lang w:val="es-MX"/>
          </w:rPr>
          <w:t xml:space="preserve">de Distribucion normal. La media (36.92) y ma mediana (36.00) se ubican muy cerca una de la otra, lo cual es un indicador clasico de una curva de </w:t>
        </w:r>
        <w:r w:rsidR="00632D4D">
          <w:rPr>
            <w:rFonts w:ascii="Calibri" w:eastAsia="Times New Roman" w:hAnsi="Calibri" w:cs="Calibri"/>
            <w:sz w:val="24"/>
            <w:szCs w:val="24"/>
            <w:lang w:val="es-MX"/>
          </w:rPr>
          <w:t xml:space="preserve">campana Gaussianaequilibrada. </w:t>
        </w:r>
      </w:ins>
      <w:ins w:id="749" w:author="nohemi fabiola serrano aguilar" w:date="2026-10-31T01:00:00Z" w16du:dateUtc="2026-10-31T01:00:00Z">
        <w:r w:rsidR="00632D4D">
          <w:rPr>
            <w:rFonts w:ascii="Calibri" w:eastAsia="Times New Roman" w:hAnsi="Calibri" w:cs="Calibri"/>
            <w:sz w:val="24"/>
            <w:szCs w:val="24"/>
            <w:lang w:val="es-MX"/>
          </w:rPr>
          <w:t xml:space="preserve">Esta forma equilibrada esta respaldada ademas por un indice de asimetria leve de 0.41, lo que confirma una distribucion mayoritariamente simetrica con una cola muy ligera hacia los trabajadores de mayor edad. El </w:t>
        </w:r>
      </w:ins>
      <w:ins w:id="750" w:author="nohemi fabiola serrano aguilar" w:date="2026-10-31T01:01:00Z" w16du:dateUtc="2026-10-31T01:01:00Z">
        <w:r w:rsidR="00632D4D">
          <w:rPr>
            <w:rFonts w:ascii="Calibri" w:eastAsia="Times New Roman" w:hAnsi="Calibri" w:cs="Calibri"/>
            <w:sz w:val="24"/>
            <w:szCs w:val="24"/>
            <w:lang w:val="es-MX"/>
          </w:rPr>
          <w:t>valor de kurtosis de -0.41 indica un perfil Platicurtico. Esto significa que la curva tiene un oico ligeramente mas plano y colas mas ligeras que un modelo normal perfecto teorico,  mostrando una fuerza laboral establ</w:t>
        </w:r>
      </w:ins>
      <w:ins w:id="751" w:author="nohemi fabiola serrano aguilar" w:date="2026-10-31T01:02:00Z" w16du:dateUtc="2026-10-31T01:02:00Z">
        <w:r w:rsidR="00632D4D">
          <w:rPr>
            <w:rFonts w:ascii="Calibri" w:eastAsia="Times New Roman" w:hAnsi="Calibri" w:cs="Calibri"/>
            <w:sz w:val="24"/>
            <w:szCs w:val="24"/>
            <w:lang w:val="es-MX"/>
          </w:rPr>
          <w:t>e y distribuida uniformemente con pocas brechas de edad en amobos extremos del ciclo de vida laboral.</w:t>
        </w:r>
      </w:ins>
    </w:p>
    <w:p w14:paraId="088E9514" w14:textId="77777777" w:rsidR="00632D4D" w:rsidRDefault="00632D4D" w:rsidP="008C4A39">
      <w:pPr>
        <w:jc w:val="both"/>
        <w:rPr>
          <w:ins w:id="752" w:author="nohemi fabiola serrano aguilar" w:date="2026-10-31T01:02:00Z" w16du:dateUtc="2026-10-31T01:02:00Z"/>
          <w:rFonts w:ascii="Calibri" w:eastAsia="Times New Roman" w:hAnsi="Calibri" w:cs="Calibri"/>
          <w:sz w:val="24"/>
          <w:szCs w:val="24"/>
          <w:lang w:val="es-MX"/>
        </w:rPr>
      </w:pPr>
    </w:p>
    <w:p w14:paraId="307D484C" w14:textId="7843AF39" w:rsidR="008C4A39" w:rsidRDefault="00632D4D" w:rsidP="008C4A39">
      <w:pPr>
        <w:jc w:val="center"/>
        <w:rPr>
          <w:ins w:id="753" w:author="nohemi fabiola serrano aguilar" w:date="2026-10-31T01:53:00Z" w16du:dateUtc="2026-10-31T01:53:00Z"/>
          <w:rFonts w:ascii="Calibri" w:eastAsia="Times New Roman" w:hAnsi="Calibri" w:cs="Calibri"/>
          <w:b/>
          <w:bCs/>
          <w:sz w:val="24"/>
          <w:szCs w:val="24"/>
          <w:lang w:val="es-MX"/>
        </w:rPr>
      </w:pPr>
      <w:ins w:id="754" w:author="nohemi fabiola serrano aguilar" w:date="2026-10-31T01:02:00Z" w16du:dateUtc="2026-10-31T01:02:00Z">
        <w:r w:rsidRPr="008C4A39">
          <w:rPr>
            <w:rFonts w:ascii="Calibri" w:eastAsia="Times New Roman" w:hAnsi="Calibri" w:cs="Calibri"/>
            <w:b/>
            <w:bCs/>
            <w:sz w:val="24"/>
            <w:szCs w:val="24"/>
            <w:lang w:val="es-MX"/>
            <w:rPrChange w:id="755" w:author="nohemi fabiola serrano aguilar" w:date="2026-10-31T01:52:00Z" w16du:dateUtc="2026-10-31T01:52:00Z">
              <w:rPr>
                <w:rFonts w:ascii="Calibri" w:eastAsia="Times New Roman" w:hAnsi="Calibri" w:cs="Calibri"/>
                <w:sz w:val="24"/>
                <w:szCs w:val="24"/>
                <w:lang w:val="es-MX"/>
              </w:rPr>
            </w:rPrChange>
          </w:rPr>
          <w:t>Calculos de Probabilidad Acumulada</w:t>
        </w:r>
      </w:ins>
    </w:p>
    <w:p w14:paraId="35080DE6" w14:textId="35ADE664" w:rsidR="00632D4D" w:rsidRPr="001D30D0" w:rsidRDefault="00632D4D">
      <w:pPr>
        <w:jc w:val="both"/>
        <w:rPr>
          <w:ins w:id="756" w:author="nohemi fabiola serrano aguilar" w:date="2026-10-30T21:48:00Z" w16du:dateUtc="2026-10-30T21:48:00Z"/>
          <w:rFonts w:ascii="Calibri" w:eastAsia="Times New Roman" w:hAnsi="Calibri" w:cs="Calibri"/>
          <w:sz w:val="24"/>
          <w:szCs w:val="24"/>
          <w:lang w:val="es-MX"/>
          <w:rPrChange w:id="757" w:author="nohemi fabiola serrano aguilar" w:date="2026-10-31T00:56:00Z" w16du:dateUtc="2026-10-31T00:56:00Z">
            <w:rPr>
              <w:ins w:id="758" w:author="nohemi fabiola serrano aguilar" w:date="2026-10-30T21:48:00Z" w16du:dateUtc="2026-10-30T21:48:00Z"/>
              <w:rFonts w:ascii="Calibri" w:eastAsia="Times New Roman" w:hAnsi="Calibri" w:cs="Calibri"/>
              <w:b/>
              <w:bCs/>
              <w:sz w:val="35"/>
              <w:szCs w:val="35"/>
            </w:rPr>
          </w:rPrChange>
        </w:rPr>
        <w:pPrChange w:id="759" w:author="nohemi fabiola serrano aguilar" w:date="2026-10-31T01:44:00Z" w16du:dateUtc="2026-10-31T01:44:00Z">
          <w:pPr/>
        </w:pPrChange>
      </w:pPr>
      <w:ins w:id="760" w:author="nohemi fabiola serrano aguilar" w:date="2026-10-31T01:03:00Z" w16du:dateUtc="2026-10-31T01:03:00Z">
        <w:r>
          <w:rPr>
            <w:rFonts w:ascii="Calibri" w:eastAsia="Times New Roman" w:hAnsi="Calibri" w:cs="Calibri"/>
            <w:sz w:val="24"/>
            <w:szCs w:val="24"/>
            <w:lang w:val="es-MX"/>
          </w:rPr>
          <w:t>Al estandarizar nuestra linea base objetivo a traves del marco de la Distribuicion Normal; estandar, podemos modelar losmumbrales de edad de la fuerza laboral utilizando la formula de conversion de puntuiacion Z estandar</w:t>
        </w:r>
      </w:ins>
      <w:ins w:id="761" w:author="nohemi fabiola serrano aguilar" w:date="2026-10-31T01:04:00Z" w16du:dateUtc="2026-10-31T01:04:00Z">
        <w:r>
          <w:rPr>
            <w:rFonts w:ascii="Calibri" w:eastAsia="Times New Roman" w:hAnsi="Calibri" w:cs="Calibri"/>
            <w:sz w:val="24"/>
            <w:szCs w:val="24"/>
            <w:lang w:val="es-MX"/>
          </w:rPr>
          <w:t xml:space="preserve">: </w:t>
        </w:r>
      </w:ins>
    </w:p>
    <w:p w14:paraId="57BFA1EE" w14:textId="24425A84" w:rsidR="004678CC" w:rsidRDefault="00632D4D" w:rsidP="008C4A39">
      <w:pPr>
        <w:jc w:val="center"/>
        <w:rPr>
          <w:ins w:id="762" w:author="nohemi fabiola serrano aguilar" w:date="2026-10-31T01:52:00Z" w16du:dateUtc="2026-10-31T01:52:00Z"/>
          <w:lang w:val="es-MX"/>
        </w:rPr>
      </w:pPr>
      <w:ins w:id="763" w:author="nohemi fabiola serrano aguilar" w:date="2026-10-31T01:04:00Z" w16du:dateUtc="2026-10-31T01:04:00Z">
        <w:r>
          <w:rPr>
            <w:rFonts w:ascii="Calibri" w:eastAsia="Times New Roman" w:hAnsi="Calibri" w:cs="Calibri"/>
            <w:noProof/>
            <w:sz w:val="24"/>
            <w:szCs w:val="24"/>
            <w:lang w:val="es-MX"/>
            <w14:ligatures w14:val="standardContextual"/>
          </w:rPr>
          <w:drawing>
            <wp:inline distT="0" distB="0" distL="0" distR="0" wp14:anchorId="20973BBE" wp14:editId="23F114F8">
              <wp:extent cx="2152954" cy="381000"/>
              <wp:effectExtent l="0" t="0" r="0" b="0"/>
              <wp:docPr id="34292858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928580" name="Picture 342928580"/>
                      <pic:cNvPicPr/>
                    </pic:nvPicPr>
                    <pic:blipFill>
                      <a:blip r:embed="rId18">
                        <a:extLst>
                          <a:ext uri="{28A0092B-C50C-407E-A947-70E740481C1C}">
                            <a14:useLocalDpi xmlns:a14="http://schemas.microsoft.com/office/drawing/2010/main" val="0"/>
                          </a:ext>
                        </a:extLst>
                      </a:blip>
                      <a:stretch>
                        <a:fillRect/>
                      </a:stretch>
                    </pic:blipFill>
                    <pic:spPr>
                      <a:xfrm>
                        <a:off x="0" y="0"/>
                        <a:ext cx="2200922" cy="389489"/>
                      </a:xfrm>
                      <a:prstGeom prst="rect">
                        <a:avLst/>
                      </a:prstGeom>
                    </pic:spPr>
                  </pic:pic>
                </a:graphicData>
              </a:graphic>
            </wp:inline>
          </w:drawing>
        </w:r>
      </w:ins>
    </w:p>
    <w:p w14:paraId="7C90BA26" w14:textId="77777777" w:rsidR="008C4A39" w:rsidRDefault="008C4A39" w:rsidP="008C4A39">
      <w:pPr>
        <w:jc w:val="center"/>
        <w:rPr>
          <w:ins w:id="764" w:author="nohemi fabiola serrano aguilar" w:date="2026-10-31T01:04:00Z" w16du:dateUtc="2026-10-31T01:04:00Z"/>
          <w:lang w:val="es-MX"/>
        </w:rPr>
      </w:pPr>
    </w:p>
    <w:p w14:paraId="1387EB92" w14:textId="0792CB96" w:rsidR="00632D4D" w:rsidRDefault="00632D4D" w:rsidP="008C4A39">
      <w:pPr>
        <w:jc w:val="both"/>
        <w:rPr>
          <w:ins w:id="765" w:author="nohemi fabiola serrano aguilar" w:date="2026-10-31T01:05:00Z" w16du:dateUtc="2026-10-31T01:05:00Z"/>
          <w:lang w:val="es-MX"/>
        </w:rPr>
      </w:pPr>
      <w:ins w:id="766" w:author="nohemi fabiola serrano aguilar" w:date="2026-10-31T01:04:00Z" w16du:dateUtc="2026-10-31T01:04:00Z">
        <w:r>
          <w:rPr>
            <w:lang w:val="es-MX"/>
          </w:rPr>
          <w:lastRenderedPageBreak/>
          <w:t>Utilizando las tabla</w:t>
        </w:r>
      </w:ins>
      <w:ins w:id="767" w:author="nohemi fabiola serrano aguilar" w:date="2026-10-31T01:05:00Z" w16du:dateUtc="2026-10-31T01:05:00Z">
        <w:r>
          <w:rPr>
            <w:lang w:val="es-MX"/>
          </w:rPr>
          <w:t>s de distribucion normal acumulada para una puntuacion Z de 0.757, encontramos que el area teorica bajo la curva hacia la izquierda es 0.2243. Por lo tanto, la funcion de supervivencia complementaria resulta en:</w:t>
        </w:r>
      </w:ins>
    </w:p>
    <w:p w14:paraId="67FC8578" w14:textId="77777777" w:rsidR="00632D4D" w:rsidRDefault="00632D4D" w:rsidP="008C4A39">
      <w:pPr>
        <w:jc w:val="both"/>
        <w:rPr>
          <w:ins w:id="768" w:author="nohemi fabiola serrano aguilar" w:date="2026-10-31T01:05:00Z" w16du:dateUtc="2026-10-31T01:05:00Z"/>
          <w:lang w:val="es-MX"/>
        </w:rPr>
      </w:pPr>
    </w:p>
    <w:p w14:paraId="26D228BA" w14:textId="568B9968" w:rsidR="00632D4D" w:rsidRDefault="00632D4D" w:rsidP="008C4A39">
      <w:pPr>
        <w:jc w:val="center"/>
        <w:rPr>
          <w:ins w:id="769" w:author="nohemi fabiola serrano aguilar" w:date="2026-10-31T01:07:00Z" w16du:dateUtc="2026-10-31T01:07:00Z"/>
          <w:lang w:val="es-MX"/>
        </w:rPr>
      </w:pPr>
      <w:ins w:id="770" w:author="nohemi fabiola serrano aguilar" w:date="2026-10-31T01:06:00Z" w16du:dateUtc="2026-10-31T01:06:00Z">
        <w:r>
          <w:rPr>
            <w:noProof/>
            <w:lang w:val="es-MX"/>
            <w14:ligatures w14:val="standardContextual"/>
          </w:rPr>
          <w:drawing>
            <wp:inline distT="0" distB="0" distL="0" distR="0" wp14:anchorId="44891900" wp14:editId="4F676065">
              <wp:extent cx="3079594" cy="167640"/>
              <wp:effectExtent l="0" t="0" r="6985" b="3810"/>
              <wp:docPr id="13287106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710642" name="Picture 1328710642"/>
                      <pic:cNvPicPr/>
                    </pic:nvPicPr>
                    <pic:blipFill>
                      <a:blip r:embed="rId19">
                        <a:extLst>
                          <a:ext uri="{28A0092B-C50C-407E-A947-70E740481C1C}">
                            <a14:useLocalDpi xmlns:a14="http://schemas.microsoft.com/office/drawing/2010/main" val="0"/>
                          </a:ext>
                        </a:extLst>
                      </a:blip>
                      <a:stretch>
                        <a:fillRect/>
                      </a:stretch>
                    </pic:blipFill>
                    <pic:spPr>
                      <a:xfrm>
                        <a:off x="0" y="0"/>
                        <a:ext cx="3230846" cy="175873"/>
                      </a:xfrm>
                      <a:prstGeom prst="rect">
                        <a:avLst/>
                      </a:prstGeom>
                    </pic:spPr>
                  </pic:pic>
                </a:graphicData>
              </a:graphic>
            </wp:inline>
          </w:drawing>
        </w:r>
      </w:ins>
    </w:p>
    <w:p w14:paraId="5EF8AF69" w14:textId="77777777" w:rsidR="00632D4D" w:rsidRDefault="00632D4D">
      <w:pPr>
        <w:jc w:val="both"/>
        <w:rPr>
          <w:ins w:id="771" w:author="nohemi fabiola serrano aguilar" w:date="2026-10-31T01:06:00Z" w16du:dateUtc="2026-10-31T01:06:00Z"/>
          <w:lang w:val="es-MX"/>
        </w:rPr>
        <w:pPrChange w:id="772" w:author="nohemi fabiola serrano aguilar" w:date="2026-10-31T01:44:00Z" w16du:dateUtc="2026-10-31T01:44:00Z">
          <w:pPr>
            <w:jc w:val="center"/>
          </w:pPr>
        </w:pPrChange>
      </w:pPr>
    </w:p>
    <w:p w14:paraId="4BEA4CED" w14:textId="673810E6" w:rsidR="00632D4D" w:rsidRDefault="00632D4D" w:rsidP="008C4A39">
      <w:pPr>
        <w:jc w:val="both"/>
        <w:rPr>
          <w:ins w:id="773" w:author="nohemi fabiola serrano aguilar" w:date="2026-10-31T01:09:00Z" w16du:dateUtc="2026-10-31T01:09:00Z"/>
          <w:lang w:val="es-MX"/>
        </w:rPr>
      </w:pPr>
      <w:ins w:id="774" w:author="nohemi fabiola serrano aguilar" w:date="2026-10-31T01:06:00Z" w16du:dateUtc="2026-10-31T01:06:00Z">
        <w:r>
          <w:rPr>
            <w:lang w:val="es-MX"/>
          </w:rPr>
          <w:t xml:space="preserve">Este calculo </w:t>
        </w:r>
      </w:ins>
      <w:ins w:id="775" w:author="nohemi fabiola serrano aguilar" w:date="2026-10-31T01:07:00Z" w16du:dateUtc="2026-10-31T01:07:00Z">
        <w:r>
          <w:rPr>
            <w:lang w:val="es-MX"/>
          </w:rPr>
          <w:t xml:space="preserve">revela una rpobabilidad teorica del 77.57% de que cualquier empleado seleccionado al azar sea mayor de 30 a;os. Esto se ajusta bien al </w:t>
        </w:r>
      </w:ins>
      <w:ins w:id="776" w:author="nohemi fabiola serrano aguilar" w:date="2026-10-31T01:08:00Z" w16du:dateUtc="2026-10-31T01:08:00Z">
        <w:r>
          <w:rPr>
            <w:lang w:val="es-MX"/>
          </w:rPr>
          <w:t>conjunto de datos real, indicando una fuerza laboral madura y experimentada. Esdte perfil de linea de base ayuda a reducir la disrupcion operativa, ya que los profesionales a mitad de carrera suelen demostrar una maoyr estabilidad laboral que los tra</w:t>
        </w:r>
      </w:ins>
      <w:ins w:id="777" w:author="nohemi fabiola serrano aguilar" w:date="2026-10-31T01:09:00Z" w16du:dateUtc="2026-10-31T01:09:00Z">
        <w:r>
          <w:rPr>
            <w:lang w:val="es-MX"/>
          </w:rPr>
          <w:t>bajadores mas jovenes en niveles iniciales.</w:t>
        </w:r>
      </w:ins>
    </w:p>
    <w:p w14:paraId="359BB348" w14:textId="77777777" w:rsidR="00632D4D" w:rsidRDefault="00632D4D" w:rsidP="008C4A39">
      <w:pPr>
        <w:jc w:val="both"/>
        <w:rPr>
          <w:ins w:id="778" w:author="nohemi fabiola serrano aguilar" w:date="2026-10-31T01:09:00Z" w16du:dateUtc="2026-10-31T01:09:00Z"/>
          <w:lang w:val="es-MX"/>
        </w:rPr>
      </w:pPr>
    </w:p>
    <w:p w14:paraId="48A24BE7" w14:textId="1AB2F970" w:rsidR="00632D4D" w:rsidRDefault="00632D4D">
      <w:pPr>
        <w:pStyle w:val="ListParagraph"/>
        <w:numPr>
          <w:ilvl w:val="0"/>
          <w:numId w:val="1"/>
        </w:numPr>
        <w:jc w:val="both"/>
        <w:rPr>
          <w:ins w:id="779" w:author="nohemi fabiola serrano aguilar" w:date="2026-10-31T01:09:00Z" w16du:dateUtc="2026-10-31T01:09:00Z"/>
          <w:rFonts w:ascii="Calibri" w:eastAsia="Times New Roman" w:hAnsi="Calibri" w:cs="Calibri"/>
          <w:b/>
          <w:bCs/>
          <w:sz w:val="35"/>
          <w:szCs w:val="35"/>
          <w:lang w:val="es-MX"/>
        </w:rPr>
        <w:pPrChange w:id="780" w:author="nohemi fabiola serrano aguilar" w:date="2026-10-31T01:44:00Z" w16du:dateUtc="2026-10-31T01:44:00Z">
          <w:pPr>
            <w:pStyle w:val="ListParagraph"/>
            <w:numPr>
              <w:numId w:val="1"/>
            </w:numPr>
            <w:ind w:hanging="360"/>
          </w:pPr>
        </w:pPrChange>
      </w:pPr>
      <w:ins w:id="781" w:author="nohemi fabiola serrano aguilar" w:date="2026-10-31T01:09:00Z" w16du:dateUtc="2026-10-31T01:09:00Z">
        <w:r>
          <w:rPr>
            <w:rFonts w:ascii="Calibri" w:eastAsia="Times New Roman" w:hAnsi="Calibri" w:cs="Calibri"/>
            <w:b/>
            <w:bCs/>
            <w:sz w:val="35"/>
            <w:szCs w:val="35"/>
            <w:lang w:val="es-MX"/>
          </w:rPr>
          <w:t>Evaluacion Comparativa y Justificacion del Modelo</w:t>
        </w:r>
      </w:ins>
    </w:p>
    <w:p w14:paraId="22317B0F" w14:textId="77777777" w:rsidR="00632D4D" w:rsidRPr="00632D4D" w:rsidRDefault="00632D4D">
      <w:pPr>
        <w:jc w:val="both"/>
        <w:rPr>
          <w:ins w:id="782" w:author="nohemi fabiola serrano aguilar" w:date="2026-10-31T01:09:00Z" w16du:dateUtc="2026-10-31T01:09:00Z"/>
          <w:rFonts w:ascii="Calibri" w:eastAsia="Times New Roman" w:hAnsi="Calibri" w:cs="Calibri"/>
          <w:b/>
          <w:bCs/>
          <w:sz w:val="24"/>
          <w:szCs w:val="24"/>
          <w:lang w:val="es-MX"/>
          <w:rPrChange w:id="783" w:author="nohemi fabiola serrano aguilar" w:date="2026-10-31T01:10:00Z" w16du:dateUtc="2026-10-31T01:10:00Z">
            <w:rPr>
              <w:ins w:id="784" w:author="nohemi fabiola serrano aguilar" w:date="2026-10-31T01:09:00Z" w16du:dateUtc="2026-10-31T01:09:00Z"/>
              <w:rFonts w:eastAsia="Times New Roman"/>
              <w:lang w:val="es-MX"/>
            </w:rPr>
          </w:rPrChange>
        </w:rPr>
        <w:pPrChange w:id="785" w:author="nohemi fabiola serrano aguilar" w:date="2026-10-31T01:44:00Z" w16du:dateUtc="2026-10-31T01:44:00Z">
          <w:pPr>
            <w:pStyle w:val="ListParagraph"/>
            <w:numPr>
              <w:numId w:val="7"/>
            </w:numPr>
            <w:ind w:hanging="360"/>
          </w:pPr>
        </w:pPrChange>
      </w:pPr>
    </w:p>
    <w:p w14:paraId="60A5EF04" w14:textId="7E97034C" w:rsidR="00632D4D" w:rsidRDefault="00632D4D" w:rsidP="008C4A39">
      <w:pPr>
        <w:jc w:val="both"/>
        <w:rPr>
          <w:ins w:id="786" w:author="nohemi fabiola serrano aguilar" w:date="2026-10-31T01:11:00Z" w16du:dateUtc="2026-10-31T01:11:00Z"/>
          <w:lang w:val="es-MX"/>
        </w:rPr>
      </w:pPr>
      <w:ins w:id="787" w:author="nohemi fabiola serrano aguilar" w:date="2026-10-31T01:10:00Z" w16du:dateUtc="2026-10-31T01:10:00Z">
        <w:r>
          <w:rPr>
            <w:lang w:val="es-MX"/>
          </w:rPr>
          <w:t xml:space="preserve">Para comprender como se adaptan estos modelos estadisticos a los diferentes escenarios de RR.HH., </w:t>
        </w:r>
      </w:ins>
      <w:ins w:id="788" w:author="nohemi fabiola serrano aguilar" w:date="2026-10-31T01:11:00Z" w16du:dateUtc="2026-10-31T01:11:00Z">
        <w:r w:rsidR="0030448F">
          <w:rPr>
            <w:lang w:val="es-MX"/>
          </w:rPr>
          <w:t>podemos comparar sus</w:t>
        </w:r>
      </w:ins>
      <w:ins w:id="789" w:author="nohemi fabiola serrano aguilar" w:date="2026-10-31T01:10:00Z" w16du:dateUtc="2026-10-31T01:10:00Z">
        <w:r>
          <w:rPr>
            <w:lang w:val="es-MX"/>
          </w:rPr>
          <w:t xml:space="preserve"> propiedades</w:t>
        </w:r>
      </w:ins>
      <w:ins w:id="790" w:author="nohemi fabiola serrano aguilar" w:date="2026-10-31T01:11:00Z" w16du:dateUtc="2026-10-31T01:11:00Z">
        <w:r w:rsidR="0030448F">
          <w:rPr>
            <w:lang w:val="es-MX"/>
          </w:rPr>
          <w:t xml:space="preserve"> en la siguiente tabla</w:t>
        </w:r>
      </w:ins>
      <w:ins w:id="791" w:author="nohemi fabiola serrano aguilar" w:date="2026-10-31T01:10:00Z" w16du:dateUtc="2026-10-31T01:10:00Z">
        <w:r>
          <w:rPr>
            <w:lang w:val="es-MX"/>
          </w:rPr>
          <w:t xml:space="preserve">: </w:t>
        </w:r>
      </w:ins>
    </w:p>
    <w:p w14:paraId="1C259E2D" w14:textId="77777777" w:rsidR="0030448F" w:rsidRDefault="0030448F" w:rsidP="008C4A39">
      <w:pPr>
        <w:jc w:val="both"/>
        <w:rPr>
          <w:ins w:id="792" w:author="nohemi fabiola serrano aguilar" w:date="2026-10-31T01:11:00Z" w16du:dateUtc="2026-10-31T01:11:00Z"/>
          <w:lang w:val="es-MX"/>
        </w:rPr>
      </w:pPr>
    </w:p>
    <w:tbl>
      <w:tblPr>
        <w:tblStyle w:val="TableGrid"/>
        <w:tblW w:w="9776" w:type="dxa"/>
        <w:jc w:val="center"/>
        <w:tblLayout w:type="fixed"/>
        <w:tblLook w:val="04A0" w:firstRow="1" w:lastRow="0" w:firstColumn="1" w:lastColumn="0" w:noHBand="0" w:noVBand="1"/>
        <w:tblPrChange w:id="793" w:author="nohemi fabiola serrano aguilar" w:date="2026-10-31T01:34:00Z" w16du:dateUtc="2026-10-31T01:34:00Z">
          <w:tblPr>
            <w:tblStyle w:val="TableGrid"/>
            <w:tblW w:w="0" w:type="auto"/>
            <w:tblLook w:val="04A0" w:firstRow="1" w:lastRow="0" w:firstColumn="1" w:lastColumn="0" w:noHBand="0" w:noVBand="1"/>
          </w:tblPr>
        </w:tblPrChange>
      </w:tblPr>
      <w:tblGrid>
        <w:gridCol w:w="1413"/>
        <w:gridCol w:w="1417"/>
        <w:gridCol w:w="1418"/>
        <w:gridCol w:w="2835"/>
        <w:gridCol w:w="2693"/>
        <w:tblGridChange w:id="794">
          <w:tblGrid>
            <w:gridCol w:w="1413"/>
            <w:gridCol w:w="135"/>
            <w:gridCol w:w="1282"/>
            <w:gridCol w:w="1083"/>
            <w:gridCol w:w="335"/>
            <w:gridCol w:w="1466"/>
            <w:gridCol w:w="1369"/>
            <w:gridCol w:w="297"/>
            <w:gridCol w:w="1636"/>
            <w:gridCol w:w="760"/>
          </w:tblGrid>
        </w:tblGridChange>
      </w:tblGrid>
      <w:tr w:rsidR="0030448F" w:rsidRPr="00CC79A1" w14:paraId="0D33CC11" w14:textId="77777777" w:rsidTr="0021598A">
        <w:trPr>
          <w:jc w:val="center"/>
          <w:ins w:id="795" w:author="nohemi fabiola serrano aguilar" w:date="2026-10-31T01:12:00Z"/>
          <w:trPrChange w:id="796" w:author="nohemi fabiola serrano aguilar" w:date="2026-10-31T01:34:00Z" w16du:dateUtc="2026-10-31T01:34:00Z">
            <w:trPr>
              <w:gridAfter w:val="1"/>
            </w:trPr>
          </w:trPrChange>
        </w:trPr>
        <w:tc>
          <w:tcPr>
            <w:tcW w:w="1413" w:type="dxa"/>
            <w:tcPrChange w:id="797" w:author="nohemi fabiola serrano aguilar" w:date="2026-10-31T01:34:00Z" w16du:dateUtc="2026-10-31T01:34:00Z">
              <w:tcPr>
                <w:tcW w:w="1803" w:type="dxa"/>
                <w:gridSpan w:val="2"/>
              </w:tcPr>
            </w:tcPrChange>
          </w:tcPr>
          <w:p w14:paraId="1412B0E9" w14:textId="3F0ADC77" w:rsidR="0030448F" w:rsidRPr="0021598A" w:rsidRDefault="0030448F">
            <w:pPr>
              <w:jc w:val="center"/>
              <w:rPr>
                <w:ins w:id="798" w:author="nohemi fabiola serrano aguilar" w:date="2026-10-31T01:12:00Z" w16du:dateUtc="2026-10-31T01:12:00Z"/>
                <w:rFonts w:ascii="Calibri" w:hAnsi="Calibri" w:cs="Calibri"/>
                <w:b/>
                <w:bCs/>
                <w:lang w:val="es-MX"/>
                <w:rPrChange w:id="799" w:author="nohemi fabiola serrano aguilar" w:date="2026-10-31T01:34:00Z" w16du:dateUtc="2026-10-31T01:34:00Z">
                  <w:rPr>
                    <w:ins w:id="800" w:author="nohemi fabiola serrano aguilar" w:date="2026-10-31T01:12:00Z" w16du:dateUtc="2026-10-31T01:12:00Z"/>
                    <w:lang w:val="es-MX"/>
                  </w:rPr>
                </w:rPrChange>
              </w:rPr>
              <w:pPrChange w:id="801" w:author="nohemi fabiola serrano aguilar" w:date="2026-10-31T01:44:00Z" w16du:dateUtc="2026-10-31T01:44:00Z">
                <w:pPr>
                  <w:jc w:val="both"/>
                </w:pPr>
              </w:pPrChange>
            </w:pPr>
            <w:ins w:id="802" w:author="nohemi fabiola serrano aguilar" w:date="2026-10-31T01:12:00Z" w16du:dateUtc="2026-10-31T01:12:00Z">
              <w:r w:rsidRPr="0021598A">
                <w:rPr>
                  <w:rFonts w:ascii="Calibri" w:hAnsi="Calibri" w:cs="Calibri"/>
                  <w:b/>
                  <w:bCs/>
                  <w:lang w:val="es-MX"/>
                  <w:rPrChange w:id="803" w:author="nohemi fabiola serrano aguilar" w:date="2026-10-31T01:34:00Z" w16du:dateUtc="2026-10-31T01:34:00Z">
                    <w:rPr>
                      <w:lang w:val="es-MX"/>
                    </w:rPr>
                  </w:rPrChange>
                </w:rPr>
                <w:t>Modelo Estadistico</w:t>
              </w:r>
            </w:ins>
          </w:p>
        </w:tc>
        <w:tc>
          <w:tcPr>
            <w:tcW w:w="1417" w:type="dxa"/>
            <w:tcPrChange w:id="804" w:author="nohemi fabiola serrano aguilar" w:date="2026-10-31T01:34:00Z" w16du:dateUtc="2026-10-31T01:34:00Z">
              <w:tcPr>
                <w:tcW w:w="1803" w:type="dxa"/>
                <w:gridSpan w:val="2"/>
              </w:tcPr>
            </w:tcPrChange>
          </w:tcPr>
          <w:p w14:paraId="2C199517" w14:textId="7D2F3705" w:rsidR="0030448F" w:rsidRPr="0021598A" w:rsidRDefault="0030448F" w:rsidP="008C4A39">
            <w:pPr>
              <w:jc w:val="both"/>
              <w:rPr>
                <w:ins w:id="805" w:author="nohemi fabiola serrano aguilar" w:date="2026-10-31T01:12:00Z" w16du:dateUtc="2026-10-31T01:12:00Z"/>
                <w:rFonts w:ascii="Calibri" w:hAnsi="Calibri" w:cs="Calibri"/>
                <w:b/>
                <w:bCs/>
                <w:lang w:val="es-MX"/>
                <w:rPrChange w:id="806" w:author="nohemi fabiola serrano aguilar" w:date="2026-10-31T01:34:00Z" w16du:dateUtc="2026-10-31T01:34:00Z">
                  <w:rPr>
                    <w:ins w:id="807" w:author="nohemi fabiola serrano aguilar" w:date="2026-10-31T01:12:00Z" w16du:dateUtc="2026-10-31T01:12:00Z"/>
                    <w:lang w:val="es-MX"/>
                  </w:rPr>
                </w:rPrChange>
              </w:rPr>
            </w:pPr>
            <w:ins w:id="808" w:author="nohemi fabiola serrano aguilar" w:date="2026-10-31T01:12:00Z" w16du:dateUtc="2026-10-31T01:12:00Z">
              <w:r w:rsidRPr="0021598A">
                <w:rPr>
                  <w:rFonts w:ascii="Calibri" w:hAnsi="Calibri" w:cs="Calibri"/>
                  <w:b/>
                  <w:bCs/>
                  <w:lang w:val="es-MX"/>
                  <w:rPrChange w:id="809" w:author="nohemi fabiola serrano aguilar" w:date="2026-10-31T01:34:00Z" w16du:dateUtc="2026-10-31T01:34:00Z">
                    <w:rPr>
                      <w:lang w:val="es-MX"/>
                    </w:rPr>
                  </w:rPrChange>
                </w:rPr>
                <w:t>Variable Analizada</w:t>
              </w:r>
            </w:ins>
          </w:p>
        </w:tc>
        <w:tc>
          <w:tcPr>
            <w:tcW w:w="1418" w:type="dxa"/>
            <w:tcPrChange w:id="810" w:author="nohemi fabiola serrano aguilar" w:date="2026-10-31T01:34:00Z" w16du:dateUtc="2026-10-31T01:34:00Z">
              <w:tcPr>
                <w:tcW w:w="1803" w:type="dxa"/>
                <w:gridSpan w:val="2"/>
              </w:tcPr>
            </w:tcPrChange>
          </w:tcPr>
          <w:p w14:paraId="6C7960E7" w14:textId="0C7B5454" w:rsidR="0030448F" w:rsidRPr="0021598A" w:rsidRDefault="0030448F" w:rsidP="008C4A39">
            <w:pPr>
              <w:jc w:val="both"/>
              <w:rPr>
                <w:ins w:id="811" w:author="nohemi fabiola serrano aguilar" w:date="2026-10-31T01:12:00Z" w16du:dateUtc="2026-10-31T01:12:00Z"/>
                <w:rFonts w:ascii="Calibri" w:hAnsi="Calibri" w:cs="Calibri"/>
                <w:b/>
                <w:bCs/>
                <w:lang w:val="es-MX"/>
                <w:rPrChange w:id="812" w:author="nohemi fabiola serrano aguilar" w:date="2026-10-31T01:34:00Z" w16du:dateUtc="2026-10-31T01:34:00Z">
                  <w:rPr>
                    <w:ins w:id="813" w:author="nohemi fabiola serrano aguilar" w:date="2026-10-31T01:12:00Z" w16du:dateUtc="2026-10-31T01:12:00Z"/>
                    <w:lang w:val="es-MX"/>
                  </w:rPr>
                </w:rPrChange>
              </w:rPr>
            </w:pPr>
            <w:ins w:id="814" w:author="nohemi fabiola serrano aguilar" w:date="2026-10-31T01:12:00Z" w16du:dateUtc="2026-10-31T01:12:00Z">
              <w:r w:rsidRPr="0021598A">
                <w:rPr>
                  <w:rFonts w:ascii="Calibri" w:hAnsi="Calibri" w:cs="Calibri"/>
                  <w:b/>
                  <w:bCs/>
                  <w:lang w:val="es-MX"/>
                  <w:rPrChange w:id="815" w:author="nohemi fabiola serrano aguilar" w:date="2026-10-31T01:34:00Z" w16du:dateUtc="2026-10-31T01:34:00Z">
                    <w:rPr>
                      <w:lang w:val="es-MX"/>
                    </w:rPr>
                  </w:rPrChange>
                </w:rPr>
                <w:t>Clasificacion</w:t>
              </w:r>
            </w:ins>
          </w:p>
        </w:tc>
        <w:tc>
          <w:tcPr>
            <w:tcW w:w="2835" w:type="dxa"/>
            <w:tcPrChange w:id="816" w:author="nohemi fabiola serrano aguilar" w:date="2026-10-31T01:34:00Z" w16du:dateUtc="2026-10-31T01:34:00Z">
              <w:tcPr>
                <w:tcW w:w="1803" w:type="dxa"/>
                <w:gridSpan w:val="2"/>
              </w:tcPr>
            </w:tcPrChange>
          </w:tcPr>
          <w:p w14:paraId="07877E0D" w14:textId="633D31C3" w:rsidR="0030448F" w:rsidRPr="0021598A" w:rsidRDefault="0030448F" w:rsidP="008C4A39">
            <w:pPr>
              <w:jc w:val="both"/>
              <w:rPr>
                <w:ins w:id="817" w:author="nohemi fabiola serrano aguilar" w:date="2026-10-31T01:12:00Z" w16du:dateUtc="2026-10-31T01:12:00Z"/>
                <w:rFonts w:ascii="Calibri" w:hAnsi="Calibri" w:cs="Calibri"/>
                <w:b/>
                <w:bCs/>
                <w:lang w:val="es-MX"/>
                <w:rPrChange w:id="818" w:author="nohemi fabiola serrano aguilar" w:date="2026-10-31T01:34:00Z" w16du:dateUtc="2026-10-31T01:34:00Z">
                  <w:rPr>
                    <w:ins w:id="819" w:author="nohemi fabiola serrano aguilar" w:date="2026-10-31T01:12:00Z" w16du:dateUtc="2026-10-31T01:12:00Z"/>
                    <w:lang w:val="es-MX"/>
                  </w:rPr>
                </w:rPrChange>
              </w:rPr>
            </w:pPr>
            <w:ins w:id="820" w:author="nohemi fabiola serrano aguilar" w:date="2026-10-31T01:12:00Z" w16du:dateUtc="2026-10-31T01:12:00Z">
              <w:r w:rsidRPr="0021598A">
                <w:rPr>
                  <w:rFonts w:ascii="Calibri" w:hAnsi="Calibri" w:cs="Calibri"/>
                  <w:b/>
                  <w:bCs/>
                  <w:lang w:val="es-MX"/>
                  <w:rPrChange w:id="821" w:author="nohemi fabiola serrano aguilar" w:date="2026-10-31T01:34:00Z" w16du:dateUtc="2026-10-31T01:34:00Z">
                    <w:rPr>
                      <w:lang w:val="es-MX"/>
                    </w:rPr>
                  </w:rPrChange>
                </w:rPr>
                <w:t>Justificacion Analitica</w:t>
              </w:r>
            </w:ins>
          </w:p>
        </w:tc>
        <w:tc>
          <w:tcPr>
            <w:tcW w:w="2693" w:type="dxa"/>
            <w:tcPrChange w:id="822" w:author="nohemi fabiola serrano aguilar" w:date="2026-10-31T01:34:00Z" w16du:dateUtc="2026-10-31T01:34:00Z">
              <w:tcPr>
                <w:tcW w:w="1804" w:type="dxa"/>
              </w:tcPr>
            </w:tcPrChange>
          </w:tcPr>
          <w:p w14:paraId="73FB5D36" w14:textId="42247056" w:rsidR="0030448F" w:rsidRPr="0021598A" w:rsidRDefault="0030448F" w:rsidP="008C4A39">
            <w:pPr>
              <w:jc w:val="both"/>
              <w:rPr>
                <w:ins w:id="823" w:author="nohemi fabiola serrano aguilar" w:date="2026-10-31T01:12:00Z" w16du:dateUtc="2026-10-31T01:12:00Z"/>
                <w:rFonts w:ascii="Calibri" w:hAnsi="Calibri" w:cs="Calibri"/>
                <w:b/>
                <w:bCs/>
                <w:lang w:val="es-MX"/>
                <w:rPrChange w:id="824" w:author="nohemi fabiola serrano aguilar" w:date="2026-10-31T01:34:00Z" w16du:dateUtc="2026-10-31T01:34:00Z">
                  <w:rPr>
                    <w:ins w:id="825" w:author="nohemi fabiola serrano aguilar" w:date="2026-10-31T01:12:00Z" w16du:dateUtc="2026-10-31T01:12:00Z"/>
                    <w:lang w:val="es-MX"/>
                  </w:rPr>
                </w:rPrChange>
              </w:rPr>
            </w:pPr>
            <w:ins w:id="826" w:author="nohemi fabiola serrano aguilar" w:date="2026-10-31T01:12:00Z" w16du:dateUtc="2026-10-31T01:12:00Z">
              <w:r w:rsidRPr="0021598A">
                <w:rPr>
                  <w:rFonts w:ascii="Calibri" w:hAnsi="Calibri" w:cs="Calibri"/>
                  <w:b/>
                  <w:bCs/>
                  <w:lang w:val="es-MX"/>
                  <w:rPrChange w:id="827" w:author="nohemi fabiola serrano aguilar" w:date="2026-10-31T01:34:00Z" w16du:dateUtc="2026-10-31T01:34:00Z">
                    <w:rPr>
                      <w:lang w:val="es-MX"/>
                    </w:rPr>
                  </w:rPrChange>
                </w:rPr>
                <w:t>Viabilidad</w:t>
              </w:r>
            </w:ins>
            <w:ins w:id="828" w:author="nohemi fabiola serrano aguilar" w:date="2026-10-31T01:13:00Z" w16du:dateUtc="2026-10-31T01:13:00Z">
              <w:r w:rsidRPr="0021598A">
                <w:rPr>
                  <w:rFonts w:ascii="Calibri" w:hAnsi="Calibri" w:cs="Calibri"/>
                  <w:b/>
                  <w:bCs/>
                  <w:lang w:val="es-MX"/>
                  <w:rPrChange w:id="829" w:author="nohemi fabiola serrano aguilar" w:date="2026-10-31T01:34:00Z" w16du:dateUtc="2026-10-31T01:34:00Z">
                    <w:rPr>
                      <w:lang w:val="es-MX"/>
                    </w:rPr>
                  </w:rPrChange>
                </w:rPr>
                <w:t xml:space="preserve"> de</w:t>
              </w:r>
            </w:ins>
            <w:ins w:id="830" w:author="nohemi fabiola serrano aguilar" w:date="2026-10-31T01:24:00Z" w16du:dateUtc="2026-10-31T01:24:00Z">
              <w:r w:rsidR="00B14FF0" w:rsidRPr="0021598A">
                <w:rPr>
                  <w:rFonts w:ascii="Calibri" w:hAnsi="Calibri" w:cs="Calibri"/>
                  <w:b/>
                  <w:bCs/>
                  <w:lang w:val="es-MX"/>
                  <w:rPrChange w:id="831" w:author="nohemi fabiola serrano aguilar" w:date="2026-10-31T01:34:00Z" w16du:dateUtc="2026-10-31T01:34:00Z">
                    <w:rPr>
                      <w:lang w:val="es-MX"/>
                    </w:rPr>
                  </w:rPrChange>
                </w:rPr>
                <w:t xml:space="preserve"> uso en una Distribucion Normal</w:t>
              </w:r>
            </w:ins>
          </w:p>
        </w:tc>
      </w:tr>
      <w:tr w:rsidR="0030448F" w14:paraId="3AC5D13E" w14:textId="77777777" w:rsidTr="0021598A">
        <w:trPr>
          <w:jc w:val="center"/>
          <w:ins w:id="832" w:author="nohemi fabiola serrano aguilar" w:date="2026-10-31T01:12:00Z"/>
          <w:trPrChange w:id="833" w:author="nohemi fabiola serrano aguilar" w:date="2026-10-31T01:34:00Z" w16du:dateUtc="2026-10-31T01:34:00Z">
            <w:trPr>
              <w:gridAfter w:val="1"/>
            </w:trPr>
          </w:trPrChange>
        </w:trPr>
        <w:tc>
          <w:tcPr>
            <w:tcW w:w="1413" w:type="dxa"/>
            <w:tcPrChange w:id="834" w:author="nohemi fabiola serrano aguilar" w:date="2026-10-31T01:34:00Z" w16du:dateUtc="2026-10-31T01:34:00Z">
              <w:tcPr>
                <w:tcW w:w="1803" w:type="dxa"/>
                <w:gridSpan w:val="2"/>
              </w:tcPr>
            </w:tcPrChange>
          </w:tcPr>
          <w:p w14:paraId="17286DF0" w14:textId="33FDA9E0" w:rsidR="0030448F" w:rsidRPr="0021598A" w:rsidRDefault="0030448F">
            <w:pPr>
              <w:jc w:val="center"/>
              <w:rPr>
                <w:ins w:id="835" w:author="nohemi fabiola serrano aguilar" w:date="2026-10-31T01:12:00Z" w16du:dateUtc="2026-10-31T01:12:00Z"/>
                <w:rFonts w:ascii="Calibri" w:hAnsi="Calibri" w:cs="Calibri"/>
                <w:b/>
                <w:bCs/>
                <w:lang w:val="es-MX"/>
                <w:rPrChange w:id="836" w:author="nohemi fabiola serrano aguilar" w:date="2026-10-31T01:34:00Z" w16du:dateUtc="2026-10-31T01:34:00Z">
                  <w:rPr>
                    <w:ins w:id="837" w:author="nohemi fabiola serrano aguilar" w:date="2026-10-31T01:12:00Z" w16du:dateUtc="2026-10-31T01:12:00Z"/>
                    <w:lang w:val="es-MX"/>
                  </w:rPr>
                </w:rPrChange>
              </w:rPr>
              <w:pPrChange w:id="838" w:author="nohemi fabiola serrano aguilar" w:date="2026-10-31T01:44:00Z" w16du:dateUtc="2026-10-31T01:44:00Z">
                <w:pPr>
                  <w:jc w:val="both"/>
                </w:pPr>
              </w:pPrChange>
            </w:pPr>
            <w:ins w:id="839" w:author="nohemi fabiola serrano aguilar" w:date="2026-10-31T01:13:00Z" w16du:dateUtc="2026-10-31T01:13:00Z">
              <w:r w:rsidRPr="0021598A">
                <w:rPr>
                  <w:rFonts w:ascii="Calibri" w:hAnsi="Calibri" w:cs="Calibri"/>
                  <w:b/>
                  <w:bCs/>
                  <w:lang w:val="es-MX"/>
                  <w:rPrChange w:id="840" w:author="nohemi fabiola serrano aguilar" w:date="2026-10-31T01:34:00Z" w16du:dateUtc="2026-10-31T01:34:00Z">
                    <w:rPr>
                      <w:lang w:val="es-MX"/>
                    </w:rPr>
                  </w:rPrChange>
                </w:rPr>
                <w:t>Binomial</w:t>
              </w:r>
            </w:ins>
          </w:p>
        </w:tc>
        <w:tc>
          <w:tcPr>
            <w:tcW w:w="1417" w:type="dxa"/>
            <w:tcPrChange w:id="841" w:author="nohemi fabiola serrano aguilar" w:date="2026-10-31T01:34:00Z" w16du:dateUtc="2026-10-31T01:34:00Z">
              <w:tcPr>
                <w:tcW w:w="1803" w:type="dxa"/>
                <w:gridSpan w:val="2"/>
              </w:tcPr>
            </w:tcPrChange>
          </w:tcPr>
          <w:p w14:paraId="050E47CA" w14:textId="383BBA3B" w:rsidR="0030448F" w:rsidRPr="0021598A" w:rsidRDefault="0030448F" w:rsidP="008C4A39">
            <w:pPr>
              <w:jc w:val="both"/>
              <w:rPr>
                <w:ins w:id="842" w:author="nohemi fabiola serrano aguilar" w:date="2026-10-31T01:12:00Z" w16du:dateUtc="2026-10-31T01:12:00Z"/>
                <w:rFonts w:ascii="Calibri" w:hAnsi="Calibri" w:cs="Calibri"/>
                <w:lang w:val="es-MX"/>
                <w:rPrChange w:id="843" w:author="nohemi fabiola serrano aguilar" w:date="2026-10-31T01:34:00Z" w16du:dateUtc="2026-10-31T01:34:00Z">
                  <w:rPr>
                    <w:ins w:id="844" w:author="nohemi fabiola serrano aguilar" w:date="2026-10-31T01:12:00Z" w16du:dateUtc="2026-10-31T01:12:00Z"/>
                    <w:lang w:val="es-MX"/>
                  </w:rPr>
                </w:rPrChange>
              </w:rPr>
            </w:pPr>
            <w:ins w:id="845" w:author="nohemi fabiola serrano aguilar" w:date="2026-10-31T01:13:00Z" w16du:dateUtc="2026-10-31T01:13:00Z">
              <w:r w:rsidRPr="0021598A">
                <w:rPr>
                  <w:rFonts w:ascii="Calibri" w:hAnsi="Calibri" w:cs="Calibri"/>
                  <w:lang w:val="es-MX"/>
                  <w:rPrChange w:id="846" w:author="nohemi fabiola serrano aguilar" w:date="2026-10-31T01:34:00Z" w16du:dateUtc="2026-10-31T01:34:00Z">
                    <w:rPr>
                      <w:lang w:val="es-MX"/>
                    </w:rPr>
                  </w:rPrChange>
                </w:rPr>
                <w:t>Attrition</w:t>
              </w:r>
            </w:ins>
          </w:p>
        </w:tc>
        <w:tc>
          <w:tcPr>
            <w:tcW w:w="1418" w:type="dxa"/>
            <w:tcPrChange w:id="847" w:author="nohemi fabiola serrano aguilar" w:date="2026-10-31T01:34:00Z" w16du:dateUtc="2026-10-31T01:34:00Z">
              <w:tcPr>
                <w:tcW w:w="1803" w:type="dxa"/>
                <w:gridSpan w:val="2"/>
              </w:tcPr>
            </w:tcPrChange>
          </w:tcPr>
          <w:p w14:paraId="0FE4BB52" w14:textId="27ED3911" w:rsidR="0030448F" w:rsidRPr="0021598A" w:rsidRDefault="0030448F" w:rsidP="008C4A39">
            <w:pPr>
              <w:jc w:val="both"/>
              <w:rPr>
                <w:ins w:id="848" w:author="nohemi fabiola serrano aguilar" w:date="2026-10-31T01:12:00Z" w16du:dateUtc="2026-10-31T01:12:00Z"/>
                <w:rFonts w:ascii="Calibri" w:hAnsi="Calibri" w:cs="Calibri"/>
                <w:lang w:val="es-MX"/>
                <w:rPrChange w:id="849" w:author="nohemi fabiola serrano aguilar" w:date="2026-10-31T01:34:00Z" w16du:dateUtc="2026-10-31T01:34:00Z">
                  <w:rPr>
                    <w:ins w:id="850" w:author="nohemi fabiola serrano aguilar" w:date="2026-10-31T01:12:00Z" w16du:dateUtc="2026-10-31T01:12:00Z"/>
                    <w:lang w:val="es-MX"/>
                  </w:rPr>
                </w:rPrChange>
              </w:rPr>
            </w:pPr>
            <w:ins w:id="851" w:author="nohemi fabiola serrano aguilar" w:date="2026-10-31T01:14:00Z" w16du:dateUtc="2026-10-31T01:14:00Z">
              <w:r w:rsidRPr="0021598A">
                <w:rPr>
                  <w:rFonts w:ascii="Calibri" w:hAnsi="Calibri" w:cs="Calibri"/>
                  <w:lang w:val="es-MX"/>
                  <w:rPrChange w:id="852" w:author="nohemi fabiola serrano aguilar" w:date="2026-10-31T01:34:00Z" w16du:dateUtc="2026-10-31T01:34:00Z">
                    <w:rPr>
                      <w:lang w:val="es-MX"/>
                    </w:rPr>
                  </w:rPrChange>
                </w:rPr>
                <w:t>Discreta/ Conteo de Estados Binarios</w:t>
              </w:r>
            </w:ins>
          </w:p>
        </w:tc>
        <w:tc>
          <w:tcPr>
            <w:tcW w:w="2835" w:type="dxa"/>
            <w:tcPrChange w:id="853" w:author="nohemi fabiola serrano aguilar" w:date="2026-10-31T01:34:00Z" w16du:dateUtc="2026-10-31T01:34:00Z">
              <w:tcPr>
                <w:tcW w:w="1803" w:type="dxa"/>
                <w:gridSpan w:val="2"/>
              </w:tcPr>
            </w:tcPrChange>
          </w:tcPr>
          <w:p w14:paraId="06D49914" w14:textId="04B8FA28" w:rsidR="0030448F" w:rsidRPr="0021598A" w:rsidRDefault="0030448F" w:rsidP="008C4A39">
            <w:pPr>
              <w:jc w:val="both"/>
              <w:rPr>
                <w:ins w:id="854" w:author="nohemi fabiola serrano aguilar" w:date="2026-10-31T01:12:00Z" w16du:dateUtc="2026-10-31T01:12:00Z"/>
                <w:rFonts w:ascii="Calibri" w:hAnsi="Calibri" w:cs="Calibri"/>
                <w:lang w:val="es-MX"/>
                <w:rPrChange w:id="855" w:author="nohemi fabiola serrano aguilar" w:date="2026-10-31T01:34:00Z" w16du:dateUtc="2026-10-31T01:34:00Z">
                  <w:rPr>
                    <w:ins w:id="856" w:author="nohemi fabiola serrano aguilar" w:date="2026-10-31T01:12:00Z" w16du:dateUtc="2026-10-31T01:12:00Z"/>
                    <w:lang w:val="es-MX"/>
                  </w:rPr>
                </w:rPrChange>
              </w:rPr>
            </w:pPr>
            <w:ins w:id="857" w:author="nohemi fabiola serrano aguilar" w:date="2026-10-31T01:15:00Z" w16du:dateUtc="2026-10-31T01:15:00Z">
              <w:r w:rsidRPr="0021598A">
                <w:rPr>
                  <w:rFonts w:ascii="Calibri" w:hAnsi="Calibri" w:cs="Calibri"/>
                  <w:lang w:val="es-MX"/>
                  <w:rPrChange w:id="858" w:author="nohemi fabiola serrano aguilar" w:date="2026-10-31T01:34:00Z" w16du:dateUtc="2026-10-31T01:34:00Z">
                    <w:rPr>
                      <w:lang w:val="es-MX"/>
                    </w:rPr>
                  </w:rPrChange>
                </w:rPr>
                <w:t>Modelado para encontrar la probabilidad exacta de la Rotacion de personal en grupos de equipos fijos (n=</w:t>
              </w:r>
            </w:ins>
            <w:ins w:id="859" w:author="nohemi fabiola serrano aguilar" w:date="2026-10-31T01:16:00Z" w16du:dateUtc="2026-10-31T01:16:00Z">
              <w:r w:rsidRPr="0021598A">
                <w:rPr>
                  <w:rFonts w:ascii="Calibri" w:hAnsi="Calibri" w:cs="Calibri"/>
                  <w:lang w:val="es-MX"/>
                  <w:rPrChange w:id="860" w:author="nohemi fabiola serrano aguilar" w:date="2026-10-31T01:34:00Z" w16du:dateUtc="2026-10-31T01:34:00Z">
                    <w:rPr>
                      <w:lang w:val="es-MX"/>
                    </w:rPr>
                  </w:rPrChange>
                </w:rPr>
                <w:t>20)</w:t>
              </w:r>
            </w:ins>
          </w:p>
        </w:tc>
        <w:tc>
          <w:tcPr>
            <w:tcW w:w="2693" w:type="dxa"/>
            <w:tcPrChange w:id="861" w:author="nohemi fabiola serrano aguilar" w:date="2026-10-31T01:34:00Z" w16du:dateUtc="2026-10-31T01:34:00Z">
              <w:tcPr>
                <w:tcW w:w="1804" w:type="dxa"/>
              </w:tcPr>
            </w:tcPrChange>
          </w:tcPr>
          <w:p w14:paraId="0623A060" w14:textId="5F001A8A" w:rsidR="00B14FF0" w:rsidRPr="0021598A" w:rsidRDefault="00B14FF0" w:rsidP="008C4A39">
            <w:pPr>
              <w:jc w:val="both"/>
              <w:rPr>
                <w:ins w:id="862" w:author="nohemi fabiola serrano aguilar" w:date="2026-10-31T01:25:00Z" w16du:dateUtc="2026-10-31T01:25:00Z"/>
                <w:rFonts w:ascii="Calibri" w:hAnsi="Calibri" w:cs="Calibri"/>
                <w:lang w:val="es-MX"/>
                <w:rPrChange w:id="863" w:author="nohemi fabiola serrano aguilar" w:date="2026-10-31T01:34:00Z" w16du:dateUtc="2026-10-31T01:34:00Z">
                  <w:rPr>
                    <w:ins w:id="864" w:author="nohemi fabiola serrano aguilar" w:date="2026-10-31T01:25:00Z" w16du:dateUtc="2026-10-31T01:25:00Z"/>
                    <w:lang w:val="es-MX"/>
                  </w:rPr>
                </w:rPrChange>
              </w:rPr>
            </w:pPr>
            <w:ins w:id="865" w:author="nohemi fabiola serrano aguilar" w:date="2026-10-31T01:24:00Z" w16du:dateUtc="2026-10-31T01:24:00Z">
              <w:r w:rsidRPr="0021598A">
                <w:rPr>
                  <w:rFonts w:ascii="Calibri" w:hAnsi="Calibri" w:cs="Calibri"/>
                  <w:lang w:val="es-MX"/>
                  <w:rPrChange w:id="866" w:author="nohemi fabiola serrano aguilar" w:date="2026-10-31T01:34:00Z" w16du:dateUtc="2026-10-31T01:34:00Z">
                    <w:rPr>
                      <w:lang w:val="es-MX"/>
                    </w:rPr>
                  </w:rPrChange>
                </w:rPr>
                <w:t>No Valido. Los parametros (</w:t>
              </w:r>
            </w:ins>
            <w:ins w:id="867" w:author="nohemi fabiola serrano aguilar" w:date="2026-10-31T01:25:00Z" w16du:dateUtc="2026-10-31T01:25:00Z">
              <w:r w:rsidRPr="0021598A">
                <w:rPr>
                  <w:rFonts w:ascii="Calibri" w:hAnsi="Calibri" w:cs="Calibri"/>
                  <w:lang w:val="es-MX"/>
                  <w:rPrChange w:id="868" w:author="nohemi fabiola serrano aguilar" w:date="2026-10-31T01:34:00Z" w16du:dateUtc="2026-10-31T01:34:00Z">
                    <w:rPr>
                      <w:lang w:val="es-MX"/>
                    </w:rPr>
                  </w:rPrChange>
                </w:rPr>
                <w:t>n</w:t>
              </w:r>
            </w:ins>
            <w:ins w:id="869" w:author="nohemi fabiola serrano aguilar" w:date="2026-10-31T01:31:00Z" w16du:dateUtc="2026-10-31T01:31:00Z">
              <w:r w:rsidRPr="0021598A">
                <w:rPr>
                  <w:rFonts w:ascii="Calibri" w:hAnsi="Calibri" w:cs="Calibri"/>
                  <w:lang w:val="es-MX"/>
                  <w:rPrChange w:id="870" w:author="nohemi fabiola serrano aguilar" w:date="2026-10-31T01:34:00Z" w16du:dateUtc="2026-10-31T01:34:00Z">
                    <w:rPr>
                      <w:lang w:val="es-MX"/>
                    </w:rPr>
                  </w:rPrChange>
                </w:rPr>
                <w:t xml:space="preserve"> </w:t>
              </w:r>
            </w:ins>
            <w:ins w:id="871" w:author="nohemi fabiola serrano aguilar" w:date="2026-10-31T01:25:00Z" w16du:dateUtc="2026-10-31T01:25:00Z">
              <w:r w:rsidRPr="0021598A">
                <w:rPr>
                  <w:rFonts w:ascii="Calibri" w:hAnsi="Calibri" w:cs="Calibri"/>
                  <w:lang w:val="es-MX"/>
                  <w:rPrChange w:id="872" w:author="nohemi fabiola serrano aguilar" w:date="2026-10-31T01:34:00Z" w16du:dateUtc="2026-10-31T01:34:00Z">
                    <w:rPr>
                      <w:lang w:val="es-MX"/>
                    </w:rPr>
                  </w:rPrChange>
                </w:rPr>
                <w:t>=</w:t>
              </w:r>
            </w:ins>
            <w:ins w:id="873" w:author="nohemi fabiola serrano aguilar" w:date="2026-10-31T01:31:00Z" w16du:dateUtc="2026-10-31T01:31:00Z">
              <w:r w:rsidRPr="0021598A">
                <w:rPr>
                  <w:rFonts w:ascii="Calibri" w:hAnsi="Calibri" w:cs="Calibri"/>
                  <w:lang w:val="es-MX"/>
                  <w:rPrChange w:id="874" w:author="nohemi fabiola serrano aguilar" w:date="2026-10-31T01:34:00Z" w16du:dateUtc="2026-10-31T01:34:00Z">
                    <w:rPr>
                      <w:lang w:val="es-MX"/>
                    </w:rPr>
                  </w:rPrChange>
                </w:rPr>
                <w:t xml:space="preserve"> </w:t>
              </w:r>
            </w:ins>
            <w:ins w:id="875" w:author="nohemi fabiola serrano aguilar" w:date="2026-10-31T01:25:00Z" w16du:dateUtc="2026-10-31T01:25:00Z">
              <w:r w:rsidRPr="0021598A">
                <w:rPr>
                  <w:rFonts w:ascii="Calibri" w:hAnsi="Calibri" w:cs="Calibri"/>
                  <w:lang w:val="es-MX"/>
                  <w:rPrChange w:id="876" w:author="nohemi fabiola serrano aguilar" w:date="2026-10-31T01:34:00Z" w16du:dateUtc="2026-10-31T01:34:00Z">
                    <w:rPr>
                      <w:lang w:val="es-MX"/>
                    </w:rPr>
                  </w:rPrChange>
                </w:rPr>
                <w:t>20, p</w:t>
              </w:r>
            </w:ins>
            <w:ins w:id="877" w:author="nohemi fabiola serrano aguilar" w:date="2026-10-31T01:31:00Z" w16du:dateUtc="2026-10-31T01:31:00Z">
              <w:r w:rsidRPr="0021598A">
                <w:rPr>
                  <w:rFonts w:ascii="Calibri" w:hAnsi="Calibri" w:cs="Calibri"/>
                  <w:lang w:val="es-MX"/>
                  <w:rPrChange w:id="878" w:author="nohemi fabiola serrano aguilar" w:date="2026-10-31T01:34:00Z" w16du:dateUtc="2026-10-31T01:34:00Z">
                    <w:rPr>
                      <w:lang w:val="es-MX"/>
                    </w:rPr>
                  </w:rPrChange>
                </w:rPr>
                <w:t xml:space="preserve"> </w:t>
              </w:r>
            </w:ins>
            <w:ins w:id="879" w:author="nohemi fabiola serrano aguilar" w:date="2026-10-31T01:25:00Z" w16du:dateUtc="2026-10-31T01:25:00Z">
              <w:r w:rsidRPr="0021598A">
                <w:rPr>
                  <w:rFonts w:ascii="Calibri" w:hAnsi="Calibri" w:cs="Calibri"/>
                  <w:lang w:val="es-MX"/>
                  <w:rPrChange w:id="880" w:author="nohemi fabiola serrano aguilar" w:date="2026-10-31T01:34:00Z" w16du:dateUtc="2026-10-31T01:34:00Z">
                    <w:rPr>
                      <w:lang w:val="es-MX"/>
                    </w:rPr>
                  </w:rPrChange>
                </w:rPr>
                <w:t>=</w:t>
              </w:r>
            </w:ins>
            <w:ins w:id="881" w:author="nohemi fabiola serrano aguilar" w:date="2026-10-31T01:31:00Z" w16du:dateUtc="2026-10-31T01:31:00Z">
              <w:r w:rsidRPr="0021598A">
                <w:rPr>
                  <w:rFonts w:ascii="Calibri" w:hAnsi="Calibri" w:cs="Calibri"/>
                  <w:lang w:val="es-MX"/>
                  <w:rPrChange w:id="882" w:author="nohemi fabiola serrano aguilar" w:date="2026-10-31T01:34:00Z" w16du:dateUtc="2026-10-31T01:34:00Z">
                    <w:rPr>
                      <w:lang w:val="es-MX"/>
                    </w:rPr>
                  </w:rPrChange>
                </w:rPr>
                <w:t xml:space="preserve"> </w:t>
              </w:r>
            </w:ins>
            <w:ins w:id="883" w:author="nohemi fabiola serrano aguilar" w:date="2026-10-31T01:25:00Z" w16du:dateUtc="2026-10-31T01:25:00Z">
              <w:r w:rsidRPr="0021598A">
                <w:rPr>
                  <w:rFonts w:ascii="Calibri" w:hAnsi="Calibri" w:cs="Calibri"/>
                  <w:lang w:val="es-MX"/>
                  <w:rPrChange w:id="884" w:author="nohemi fabiola serrano aguilar" w:date="2026-10-31T01:34:00Z" w16du:dateUtc="2026-10-31T01:34:00Z">
                    <w:rPr>
                      <w:lang w:val="es-MX"/>
                    </w:rPr>
                  </w:rPrChange>
                </w:rPr>
                <w:t>0.06) no cumplen con la regla de se</w:t>
              </w:r>
            </w:ins>
            <w:ins w:id="885" w:author="nohemi fabiola serrano aguilar" w:date="2026-10-31T01:32:00Z" w16du:dateUtc="2026-10-31T01:32:00Z">
              <w:r w:rsidRPr="0021598A">
                <w:rPr>
                  <w:rFonts w:ascii="Calibri" w:hAnsi="Calibri" w:cs="Calibri"/>
                  <w:lang w:val="es-MX"/>
                  <w:rPrChange w:id="886" w:author="nohemi fabiola serrano aguilar" w:date="2026-10-31T01:34:00Z" w16du:dateUtc="2026-10-31T01:34:00Z">
                    <w:rPr>
                      <w:lang w:val="es-MX"/>
                    </w:rPr>
                  </w:rPrChange>
                </w:rPr>
                <w:t>g</w:t>
              </w:r>
            </w:ins>
            <w:ins w:id="887" w:author="nohemi fabiola serrano aguilar" w:date="2026-10-31T01:25:00Z" w16du:dateUtc="2026-10-31T01:25:00Z">
              <w:r w:rsidRPr="0021598A">
                <w:rPr>
                  <w:rFonts w:ascii="Calibri" w:hAnsi="Calibri" w:cs="Calibri"/>
                  <w:lang w:val="es-MX"/>
                  <w:rPrChange w:id="888" w:author="nohemi fabiola serrano aguilar" w:date="2026-10-31T01:34:00Z" w16du:dateUtc="2026-10-31T01:34:00Z">
                    <w:rPr>
                      <w:lang w:val="es-MX"/>
                    </w:rPr>
                  </w:rPrChange>
                </w:rPr>
                <w:t xml:space="preserve">uridad: </w:t>
              </w:r>
            </w:ins>
          </w:p>
          <w:p w14:paraId="250137C9" w14:textId="1A3233F6" w:rsidR="0030448F" w:rsidRPr="0021598A" w:rsidRDefault="00B14FF0" w:rsidP="008C4A39">
            <w:pPr>
              <w:jc w:val="both"/>
              <w:rPr>
                <w:ins w:id="889" w:author="nohemi fabiola serrano aguilar" w:date="2026-10-31T01:12:00Z" w16du:dateUtc="2026-10-31T01:12:00Z"/>
                <w:rFonts w:ascii="Calibri" w:hAnsi="Calibri" w:cs="Calibri"/>
                <w:lang w:val="es-MX"/>
                <w:rPrChange w:id="890" w:author="nohemi fabiola serrano aguilar" w:date="2026-10-31T01:34:00Z" w16du:dateUtc="2026-10-31T01:34:00Z">
                  <w:rPr>
                    <w:ins w:id="891" w:author="nohemi fabiola serrano aguilar" w:date="2026-10-31T01:12:00Z" w16du:dateUtc="2026-10-31T01:12:00Z"/>
                    <w:lang w:val="es-MX"/>
                  </w:rPr>
                </w:rPrChange>
              </w:rPr>
            </w:pPr>
            <w:ins w:id="892" w:author="nohemi fabiola serrano aguilar" w:date="2026-10-31T01:25:00Z" w16du:dateUtc="2026-10-31T01:25:00Z">
              <w:r w:rsidRPr="0021598A">
                <w:rPr>
                  <w:rFonts w:ascii="Calibri" w:hAnsi="Calibri" w:cs="Calibri"/>
                  <w:lang w:val="es-MX"/>
                  <w:rPrChange w:id="893" w:author="nohemi fabiola serrano aguilar" w:date="2026-10-31T01:34:00Z" w16du:dateUtc="2026-10-31T01:34:00Z">
                    <w:rPr>
                      <w:lang w:val="es-MX"/>
                    </w:rPr>
                  </w:rPrChange>
                </w:rPr>
                <w:t>n * p = 3.22 &lt; 5</w:t>
              </w:r>
            </w:ins>
          </w:p>
        </w:tc>
      </w:tr>
      <w:tr w:rsidR="0030448F" w14:paraId="2126B13E" w14:textId="77777777" w:rsidTr="0021598A">
        <w:trPr>
          <w:jc w:val="center"/>
          <w:ins w:id="894" w:author="nohemi fabiola serrano aguilar" w:date="2026-10-31T01:12:00Z"/>
          <w:trPrChange w:id="895" w:author="nohemi fabiola serrano aguilar" w:date="2026-10-31T01:34:00Z" w16du:dateUtc="2026-10-31T01:34:00Z">
            <w:trPr>
              <w:gridAfter w:val="1"/>
            </w:trPr>
          </w:trPrChange>
        </w:trPr>
        <w:tc>
          <w:tcPr>
            <w:tcW w:w="1413" w:type="dxa"/>
            <w:tcPrChange w:id="896" w:author="nohemi fabiola serrano aguilar" w:date="2026-10-31T01:34:00Z" w16du:dateUtc="2026-10-31T01:34:00Z">
              <w:tcPr>
                <w:tcW w:w="1803" w:type="dxa"/>
                <w:gridSpan w:val="2"/>
              </w:tcPr>
            </w:tcPrChange>
          </w:tcPr>
          <w:p w14:paraId="51F90C57" w14:textId="2C42A79E" w:rsidR="0030448F" w:rsidRPr="0021598A" w:rsidRDefault="0030448F">
            <w:pPr>
              <w:jc w:val="center"/>
              <w:rPr>
                <w:ins w:id="897" w:author="nohemi fabiola serrano aguilar" w:date="2026-10-31T01:12:00Z" w16du:dateUtc="2026-10-31T01:12:00Z"/>
                <w:rFonts w:ascii="Calibri" w:hAnsi="Calibri" w:cs="Calibri"/>
                <w:b/>
                <w:bCs/>
                <w:lang w:val="es-MX"/>
                <w:rPrChange w:id="898" w:author="nohemi fabiola serrano aguilar" w:date="2026-10-31T01:34:00Z" w16du:dateUtc="2026-10-31T01:34:00Z">
                  <w:rPr>
                    <w:ins w:id="899" w:author="nohemi fabiola serrano aguilar" w:date="2026-10-31T01:12:00Z" w16du:dateUtc="2026-10-31T01:12:00Z"/>
                    <w:lang w:val="es-MX"/>
                  </w:rPr>
                </w:rPrChange>
              </w:rPr>
              <w:pPrChange w:id="900" w:author="nohemi fabiola serrano aguilar" w:date="2026-10-31T01:44:00Z" w16du:dateUtc="2026-10-31T01:44:00Z">
                <w:pPr>
                  <w:jc w:val="both"/>
                </w:pPr>
              </w:pPrChange>
            </w:pPr>
            <w:ins w:id="901" w:author="nohemi fabiola serrano aguilar" w:date="2026-10-31T01:13:00Z" w16du:dateUtc="2026-10-31T01:13:00Z">
              <w:r w:rsidRPr="0021598A">
                <w:rPr>
                  <w:rFonts w:ascii="Calibri" w:hAnsi="Calibri" w:cs="Calibri"/>
                  <w:b/>
                  <w:bCs/>
                  <w:lang w:val="es-MX"/>
                  <w:rPrChange w:id="902" w:author="nohemi fabiola serrano aguilar" w:date="2026-10-31T01:34:00Z" w16du:dateUtc="2026-10-31T01:34:00Z">
                    <w:rPr>
                      <w:lang w:val="es-MX"/>
                    </w:rPr>
                  </w:rPrChange>
                </w:rPr>
                <w:t>Poisson</w:t>
              </w:r>
            </w:ins>
          </w:p>
        </w:tc>
        <w:tc>
          <w:tcPr>
            <w:tcW w:w="1417" w:type="dxa"/>
            <w:tcPrChange w:id="903" w:author="nohemi fabiola serrano aguilar" w:date="2026-10-31T01:34:00Z" w16du:dateUtc="2026-10-31T01:34:00Z">
              <w:tcPr>
                <w:tcW w:w="1803" w:type="dxa"/>
                <w:gridSpan w:val="2"/>
              </w:tcPr>
            </w:tcPrChange>
          </w:tcPr>
          <w:p w14:paraId="5A5B571F" w14:textId="5775EED5" w:rsidR="0030448F" w:rsidRPr="0021598A" w:rsidRDefault="00B14FF0" w:rsidP="008C4A39">
            <w:pPr>
              <w:jc w:val="both"/>
              <w:rPr>
                <w:ins w:id="904" w:author="nohemi fabiola serrano aguilar" w:date="2026-10-31T01:12:00Z" w16du:dateUtc="2026-10-31T01:12:00Z"/>
                <w:rFonts w:ascii="Calibri" w:hAnsi="Calibri" w:cs="Calibri"/>
                <w:lang w:val="es-MX"/>
                <w:rPrChange w:id="905" w:author="nohemi fabiola serrano aguilar" w:date="2026-10-31T01:34:00Z" w16du:dateUtc="2026-10-31T01:34:00Z">
                  <w:rPr>
                    <w:ins w:id="906" w:author="nohemi fabiola serrano aguilar" w:date="2026-10-31T01:12:00Z" w16du:dateUtc="2026-10-31T01:12:00Z"/>
                    <w:lang w:val="es-MX"/>
                  </w:rPr>
                </w:rPrChange>
              </w:rPr>
            </w:pPr>
            <w:ins w:id="907" w:author="nohemi fabiola serrano aguilar" w:date="2026-10-31T01:34:00Z" w16du:dateUtc="2026-10-31T01:34:00Z">
              <w:r w:rsidRPr="0021598A">
                <w:rPr>
                  <w:rFonts w:ascii="Calibri" w:hAnsi="Calibri" w:cs="Calibri"/>
                  <w:lang w:val="es-MX"/>
                  <w:rPrChange w:id="908" w:author="nohemi fabiola serrano aguilar" w:date="2026-10-31T01:34:00Z" w16du:dateUtc="2026-10-31T01:34:00Z">
                    <w:rPr>
                      <w:lang w:val="es-MX"/>
                    </w:rPr>
                  </w:rPrChange>
                </w:rPr>
                <w:t>TrainingTimesLastYear</w:t>
              </w:r>
            </w:ins>
          </w:p>
        </w:tc>
        <w:tc>
          <w:tcPr>
            <w:tcW w:w="1418" w:type="dxa"/>
            <w:tcPrChange w:id="909" w:author="nohemi fabiola serrano aguilar" w:date="2026-10-31T01:34:00Z" w16du:dateUtc="2026-10-31T01:34:00Z">
              <w:tcPr>
                <w:tcW w:w="1803" w:type="dxa"/>
                <w:gridSpan w:val="2"/>
              </w:tcPr>
            </w:tcPrChange>
          </w:tcPr>
          <w:p w14:paraId="7D2A2137" w14:textId="0733754D" w:rsidR="0030448F" w:rsidRPr="0021598A" w:rsidRDefault="0030448F" w:rsidP="008C4A39">
            <w:pPr>
              <w:jc w:val="both"/>
              <w:rPr>
                <w:ins w:id="910" w:author="nohemi fabiola serrano aguilar" w:date="2026-10-31T01:12:00Z" w16du:dateUtc="2026-10-31T01:12:00Z"/>
                <w:rFonts w:ascii="Calibri" w:hAnsi="Calibri" w:cs="Calibri"/>
                <w:lang w:val="es-MX"/>
                <w:rPrChange w:id="911" w:author="nohemi fabiola serrano aguilar" w:date="2026-10-31T01:34:00Z" w16du:dateUtc="2026-10-31T01:34:00Z">
                  <w:rPr>
                    <w:ins w:id="912" w:author="nohemi fabiola serrano aguilar" w:date="2026-10-31T01:12:00Z" w16du:dateUtc="2026-10-31T01:12:00Z"/>
                    <w:lang w:val="es-MX"/>
                  </w:rPr>
                </w:rPrChange>
              </w:rPr>
            </w:pPr>
            <w:ins w:id="913" w:author="nohemi fabiola serrano aguilar" w:date="2026-10-31T01:14:00Z" w16du:dateUtc="2026-10-31T01:14:00Z">
              <w:r w:rsidRPr="0021598A">
                <w:rPr>
                  <w:rFonts w:ascii="Calibri" w:hAnsi="Calibri" w:cs="Calibri"/>
                  <w:lang w:val="es-MX"/>
                  <w:rPrChange w:id="914" w:author="nohemi fabiola serrano aguilar" w:date="2026-10-31T01:34:00Z" w16du:dateUtc="2026-10-31T01:34:00Z">
                    <w:rPr>
                      <w:lang w:val="es-MX"/>
                    </w:rPr>
                  </w:rPrChange>
                </w:rPr>
                <w:t>Discreta/Conteo de Eventos Independientes</w:t>
              </w:r>
            </w:ins>
          </w:p>
        </w:tc>
        <w:tc>
          <w:tcPr>
            <w:tcW w:w="2835" w:type="dxa"/>
            <w:tcPrChange w:id="915" w:author="nohemi fabiola serrano aguilar" w:date="2026-10-31T01:34:00Z" w16du:dateUtc="2026-10-31T01:34:00Z">
              <w:tcPr>
                <w:tcW w:w="1803" w:type="dxa"/>
                <w:gridSpan w:val="2"/>
              </w:tcPr>
            </w:tcPrChange>
          </w:tcPr>
          <w:p w14:paraId="54493CD5" w14:textId="322FA06A" w:rsidR="0030448F" w:rsidRPr="0021598A" w:rsidRDefault="0030448F" w:rsidP="008C4A39">
            <w:pPr>
              <w:jc w:val="both"/>
              <w:rPr>
                <w:ins w:id="916" w:author="nohemi fabiola serrano aguilar" w:date="2026-10-31T01:12:00Z" w16du:dateUtc="2026-10-31T01:12:00Z"/>
                <w:rFonts w:ascii="Calibri" w:hAnsi="Calibri" w:cs="Calibri"/>
                <w:lang w:val="es-MX"/>
                <w:rPrChange w:id="917" w:author="nohemi fabiola serrano aguilar" w:date="2026-10-31T01:34:00Z" w16du:dateUtc="2026-10-31T01:34:00Z">
                  <w:rPr>
                    <w:ins w:id="918" w:author="nohemi fabiola serrano aguilar" w:date="2026-10-31T01:12:00Z" w16du:dateUtc="2026-10-31T01:12:00Z"/>
                    <w:lang w:val="es-MX"/>
                  </w:rPr>
                </w:rPrChange>
              </w:rPr>
            </w:pPr>
            <w:ins w:id="919" w:author="nohemi fabiola serrano aguilar" w:date="2026-10-31T01:16:00Z" w16du:dateUtc="2026-10-31T01:16:00Z">
              <w:r w:rsidRPr="0021598A">
                <w:rPr>
                  <w:rFonts w:ascii="Calibri" w:hAnsi="Calibri" w:cs="Calibri"/>
                  <w:lang w:val="es-MX"/>
                  <w:rPrChange w:id="920" w:author="nohemi fabiola serrano aguilar" w:date="2026-10-31T01:34:00Z" w16du:dateUtc="2026-10-31T01:34:00Z">
                    <w:rPr>
                      <w:lang w:val="es-MX"/>
                    </w:rPr>
                  </w:rPrChange>
                </w:rPr>
                <w:t>Seleccionado para rastrear la frecuencia de sesiones de capacitacion durante un periodo fijo de 1 a;o</w:t>
              </w:r>
            </w:ins>
          </w:p>
        </w:tc>
        <w:tc>
          <w:tcPr>
            <w:tcW w:w="2693" w:type="dxa"/>
            <w:tcPrChange w:id="921" w:author="nohemi fabiola serrano aguilar" w:date="2026-10-31T01:34:00Z" w16du:dateUtc="2026-10-31T01:34:00Z">
              <w:tcPr>
                <w:tcW w:w="1804" w:type="dxa"/>
              </w:tcPr>
            </w:tcPrChange>
          </w:tcPr>
          <w:p w14:paraId="18AF88FB" w14:textId="52909A1F" w:rsidR="0030448F" w:rsidRPr="0021598A" w:rsidRDefault="00B14FF0" w:rsidP="008C4A39">
            <w:pPr>
              <w:jc w:val="both"/>
              <w:rPr>
                <w:ins w:id="922" w:author="nohemi fabiola serrano aguilar" w:date="2026-10-31T01:12:00Z" w16du:dateUtc="2026-10-31T01:12:00Z"/>
                <w:rFonts w:ascii="Calibri" w:hAnsi="Calibri" w:cs="Calibri"/>
                <w:lang w:val="es-MX"/>
                <w:rPrChange w:id="923" w:author="nohemi fabiola serrano aguilar" w:date="2026-10-31T01:34:00Z" w16du:dateUtc="2026-10-31T01:34:00Z">
                  <w:rPr>
                    <w:ins w:id="924" w:author="nohemi fabiola serrano aguilar" w:date="2026-10-31T01:12:00Z" w16du:dateUtc="2026-10-31T01:12:00Z"/>
                    <w:lang w:val="es-MX"/>
                  </w:rPr>
                </w:rPrChange>
              </w:rPr>
            </w:pPr>
            <w:ins w:id="925" w:author="nohemi fabiola serrano aguilar" w:date="2026-10-31T01:26:00Z" w16du:dateUtc="2026-10-31T01:26:00Z">
              <w:r w:rsidRPr="0021598A">
                <w:rPr>
                  <w:rFonts w:ascii="Calibri" w:hAnsi="Calibri" w:cs="Calibri"/>
                  <w:lang w:val="es-MX"/>
                  <w:rPrChange w:id="926" w:author="nohemi fabiola serrano aguilar" w:date="2026-10-31T01:34:00Z" w16du:dateUtc="2026-10-31T01:34:00Z">
                    <w:rPr>
                      <w:lang w:val="es-MX"/>
                    </w:rPr>
                  </w:rPrChange>
                </w:rPr>
                <w:t>No valido para los datos actuales debido a una media baja (</w:t>
              </w:r>
              <w:r w:rsidRPr="0021598A">
                <w:rPr>
                  <w:rFonts w:ascii="Calibri" w:hAnsi="Calibri" w:cs="Calibri"/>
                  <w:rPrChange w:id="927" w:author="nohemi fabiola serrano aguilar" w:date="2026-10-31T01:34:00Z" w16du:dateUtc="2026-10-31T01:34:00Z">
                    <w:rPr/>
                  </w:rPrChange>
                </w:rPr>
                <w:t>λ</w:t>
              </w:r>
              <w:r w:rsidRPr="0021598A">
                <w:rPr>
                  <w:rFonts w:ascii="Calibri" w:hAnsi="Calibri" w:cs="Calibri"/>
                  <w:lang w:val="es-MX"/>
                  <w:rPrChange w:id="928" w:author="nohemi fabiola serrano aguilar" w:date="2026-10-31T01:34:00Z" w16du:dateUtc="2026-10-31T01:34:00Z">
                    <w:rPr>
                      <w:lang w:val="es-MX"/>
                    </w:rPr>
                  </w:rPrChange>
                </w:rPr>
                <w:t xml:space="preserve"> = 2.80 &lt; 30). Requiere una capacitacion mayor</w:t>
              </w:r>
            </w:ins>
            <w:ins w:id="929" w:author="nohemi fabiola serrano aguilar" w:date="2026-10-31T01:32:00Z" w16du:dateUtc="2026-10-31T01:32:00Z">
              <w:r w:rsidRPr="0021598A">
                <w:rPr>
                  <w:rFonts w:ascii="Calibri" w:hAnsi="Calibri" w:cs="Calibri"/>
                  <w:lang w:val="es-MX"/>
                  <w:rPrChange w:id="930" w:author="nohemi fabiola serrano aguilar" w:date="2026-10-31T01:34:00Z" w16du:dateUtc="2026-10-31T01:34:00Z">
                    <w:rPr>
                      <w:lang w:val="es-MX"/>
                    </w:rPr>
                  </w:rPrChange>
                </w:rPr>
                <w:t xml:space="preserve">. </w:t>
              </w:r>
            </w:ins>
          </w:p>
        </w:tc>
      </w:tr>
      <w:tr w:rsidR="0030448F" w:rsidRPr="00CC79A1" w14:paraId="616B1188" w14:textId="77777777" w:rsidTr="0021598A">
        <w:trPr>
          <w:jc w:val="center"/>
          <w:ins w:id="931" w:author="nohemi fabiola serrano aguilar" w:date="2026-10-31T01:12:00Z"/>
          <w:trPrChange w:id="932" w:author="nohemi fabiola serrano aguilar" w:date="2026-10-31T01:34:00Z" w16du:dateUtc="2026-10-31T01:34:00Z">
            <w:trPr>
              <w:gridAfter w:val="1"/>
            </w:trPr>
          </w:trPrChange>
        </w:trPr>
        <w:tc>
          <w:tcPr>
            <w:tcW w:w="1413" w:type="dxa"/>
            <w:tcPrChange w:id="933" w:author="nohemi fabiola serrano aguilar" w:date="2026-10-31T01:34:00Z" w16du:dateUtc="2026-10-31T01:34:00Z">
              <w:tcPr>
                <w:tcW w:w="1803" w:type="dxa"/>
                <w:gridSpan w:val="2"/>
              </w:tcPr>
            </w:tcPrChange>
          </w:tcPr>
          <w:p w14:paraId="646A69DE" w14:textId="77446E6A" w:rsidR="0030448F" w:rsidRPr="0021598A" w:rsidRDefault="0030448F">
            <w:pPr>
              <w:jc w:val="center"/>
              <w:rPr>
                <w:ins w:id="934" w:author="nohemi fabiola serrano aguilar" w:date="2026-10-31T01:12:00Z" w16du:dateUtc="2026-10-31T01:12:00Z"/>
                <w:rFonts w:ascii="Calibri" w:hAnsi="Calibri" w:cs="Calibri"/>
                <w:b/>
                <w:bCs/>
                <w:lang w:val="es-MX"/>
                <w:rPrChange w:id="935" w:author="nohemi fabiola serrano aguilar" w:date="2026-10-31T01:34:00Z" w16du:dateUtc="2026-10-31T01:34:00Z">
                  <w:rPr>
                    <w:ins w:id="936" w:author="nohemi fabiola serrano aguilar" w:date="2026-10-31T01:12:00Z" w16du:dateUtc="2026-10-31T01:12:00Z"/>
                    <w:lang w:val="es-MX"/>
                  </w:rPr>
                </w:rPrChange>
              </w:rPr>
              <w:pPrChange w:id="937" w:author="nohemi fabiola serrano aguilar" w:date="2026-10-31T01:44:00Z" w16du:dateUtc="2026-10-31T01:44:00Z">
                <w:pPr>
                  <w:jc w:val="both"/>
                </w:pPr>
              </w:pPrChange>
            </w:pPr>
            <w:ins w:id="938" w:author="nohemi fabiola serrano aguilar" w:date="2026-10-31T01:13:00Z" w16du:dateUtc="2026-10-31T01:13:00Z">
              <w:r w:rsidRPr="0021598A">
                <w:rPr>
                  <w:rFonts w:ascii="Calibri" w:hAnsi="Calibri" w:cs="Calibri"/>
                  <w:b/>
                  <w:bCs/>
                  <w:lang w:val="es-MX"/>
                  <w:rPrChange w:id="939" w:author="nohemi fabiola serrano aguilar" w:date="2026-10-31T01:34:00Z" w16du:dateUtc="2026-10-31T01:34:00Z">
                    <w:rPr>
                      <w:lang w:val="es-MX"/>
                    </w:rPr>
                  </w:rPrChange>
                </w:rPr>
                <w:t>Normal</w:t>
              </w:r>
            </w:ins>
          </w:p>
        </w:tc>
        <w:tc>
          <w:tcPr>
            <w:tcW w:w="1417" w:type="dxa"/>
            <w:tcPrChange w:id="940" w:author="nohemi fabiola serrano aguilar" w:date="2026-10-31T01:34:00Z" w16du:dateUtc="2026-10-31T01:34:00Z">
              <w:tcPr>
                <w:tcW w:w="1803" w:type="dxa"/>
                <w:gridSpan w:val="2"/>
              </w:tcPr>
            </w:tcPrChange>
          </w:tcPr>
          <w:p w14:paraId="616C5B63" w14:textId="5A90F641" w:rsidR="0030448F" w:rsidRPr="0021598A" w:rsidRDefault="0030448F" w:rsidP="008C4A39">
            <w:pPr>
              <w:jc w:val="both"/>
              <w:rPr>
                <w:ins w:id="941" w:author="nohemi fabiola serrano aguilar" w:date="2026-10-31T01:12:00Z" w16du:dateUtc="2026-10-31T01:12:00Z"/>
                <w:rFonts w:ascii="Calibri" w:hAnsi="Calibri" w:cs="Calibri"/>
                <w:lang w:val="es-MX"/>
                <w:rPrChange w:id="942" w:author="nohemi fabiola serrano aguilar" w:date="2026-10-31T01:34:00Z" w16du:dateUtc="2026-10-31T01:34:00Z">
                  <w:rPr>
                    <w:ins w:id="943" w:author="nohemi fabiola serrano aguilar" w:date="2026-10-31T01:12:00Z" w16du:dateUtc="2026-10-31T01:12:00Z"/>
                    <w:lang w:val="es-MX"/>
                  </w:rPr>
                </w:rPrChange>
              </w:rPr>
            </w:pPr>
            <w:ins w:id="944" w:author="nohemi fabiola serrano aguilar" w:date="2026-10-31T01:13:00Z" w16du:dateUtc="2026-10-31T01:13:00Z">
              <w:r w:rsidRPr="0021598A">
                <w:rPr>
                  <w:rFonts w:ascii="Calibri" w:hAnsi="Calibri" w:cs="Calibri"/>
                  <w:lang w:val="es-MX"/>
                  <w:rPrChange w:id="945" w:author="nohemi fabiola serrano aguilar" w:date="2026-10-31T01:34:00Z" w16du:dateUtc="2026-10-31T01:34:00Z">
                    <w:rPr>
                      <w:lang w:val="es-MX"/>
                    </w:rPr>
                  </w:rPrChange>
                </w:rPr>
                <w:t>Age</w:t>
              </w:r>
            </w:ins>
          </w:p>
        </w:tc>
        <w:tc>
          <w:tcPr>
            <w:tcW w:w="1418" w:type="dxa"/>
            <w:tcPrChange w:id="946" w:author="nohemi fabiola serrano aguilar" w:date="2026-10-31T01:34:00Z" w16du:dateUtc="2026-10-31T01:34:00Z">
              <w:tcPr>
                <w:tcW w:w="1803" w:type="dxa"/>
                <w:gridSpan w:val="2"/>
              </w:tcPr>
            </w:tcPrChange>
          </w:tcPr>
          <w:p w14:paraId="14FADAD4" w14:textId="0A8502A8" w:rsidR="0030448F" w:rsidRPr="0021598A" w:rsidRDefault="0030448F" w:rsidP="008C4A39">
            <w:pPr>
              <w:jc w:val="both"/>
              <w:rPr>
                <w:ins w:id="947" w:author="nohemi fabiola serrano aguilar" w:date="2026-10-31T01:12:00Z" w16du:dateUtc="2026-10-31T01:12:00Z"/>
                <w:rFonts w:ascii="Calibri" w:hAnsi="Calibri" w:cs="Calibri"/>
                <w:lang w:val="es-MX"/>
                <w:rPrChange w:id="948" w:author="nohemi fabiola serrano aguilar" w:date="2026-10-31T01:34:00Z" w16du:dateUtc="2026-10-31T01:34:00Z">
                  <w:rPr>
                    <w:ins w:id="949" w:author="nohemi fabiola serrano aguilar" w:date="2026-10-31T01:12:00Z" w16du:dateUtc="2026-10-31T01:12:00Z"/>
                    <w:lang w:val="es-MX"/>
                  </w:rPr>
                </w:rPrChange>
              </w:rPr>
            </w:pPr>
            <w:ins w:id="950" w:author="nohemi fabiola serrano aguilar" w:date="2026-10-31T01:14:00Z" w16du:dateUtc="2026-10-31T01:14:00Z">
              <w:r w:rsidRPr="0021598A">
                <w:rPr>
                  <w:rFonts w:ascii="Calibri" w:hAnsi="Calibri" w:cs="Calibri"/>
                  <w:lang w:val="es-MX"/>
                  <w:rPrChange w:id="951" w:author="nohemi fabiola serrano aguilar" w:date="2026-10-31T01:34:00Z" w16du:dateUtc="2026-10-31T01:34:00Z">
                    <w:rPr>
                      <w:lang w:val="es-MX"/>
                    </w:rPr>
                  </w:rPrChange>
                </w:rPr>
                <w:t>Continua/</w:t>
              </w:r>
            </w:ins>
            <w:ins w:id="952" w:author="nohemi fabiola serrano aguilar" w:date="2026-10-31T01:15:00Z" w16du:dateUtc="2026-10-31T01:15:00Z">
              <w:r w:rsidRPr="0021598A">
                <w:rPr>
                  <w:rFonts w:ascii="Calibri" w:hAnsi="Calibri" w:cs="Calibri"/>
                  <w:lang w:val="es-MX"/>
                  <w:rPrChange w:id="953" w:author="nohemi fabiola serrano aguilar" w:date="2026-10-31T01:34:00Z" w16du:dateUtc="2026-10-31T01:34:00Z">
                    <w:rPr>
                      <w:lang w:val="es-MX"/>
                    </w:rPr>
                  </w:rPrChange>
                </w:rPr>
                <w:t>En una linea de Tiempo de Intervlo</w:t>
              </w:r>
            </w:ins>
          </w:p>
        </w:tc>
        <w:tc>
          <w:tcPr>
            <w:tcW w:w="2835" w:type="dxa"/>
            <w:tcPrChange w:id="954" w:author="nohemi fabiola serrano aguilar" w:date="2026-10-31T01:34:00Z" w16du:dateUtc="2026-10-31T01:34:00Z">
              <w:tcPr>
                <w:tcW w:w="1803" w:type="dxa"/>
                <w:gridSpan w:val="2"/>
              </w:tcPr>
            </w:tcPrChange>
          </w:tcPr>
          <w:p w14:paraId="76A9C623" w14:textId="12FF9A2A" w:rsidR="0030448F" w:rsidRPr="0021598A" w:rsidRDefault="0030448F" w:rsidP="008C4A39">
            <w:pPr>
              <w:jc w:val="both"/>
              <w:rPr>
                <w:ins w:id="955" w:author="nohemi fabiola serrano aguilar" w:date="2026-10-31T01:12:00Z" w16du:dateUtc="2026-10-31T01:12:00Z"/>
                <w:rFonts w:ascii="Calibri" w:hAnsi="Calibri" w:cs="Calibri"/>
                <w:lang w:val="es-MX"/>
                <w:rPrChange w:id="956" w:author="nohemi fabiola serrano aguilar" w:date="2026-10-31T01:34:00Z" w16du:dateUtc="2026-10-31T01:34:00Z">
                  <w:rPr>
                    <w:ins w:id="957" w:author="nohemi fabiola serrano aguilar" w:date="2026-10-31T01:12:00Z" w16du:dateUtc="2026-10-31T01:12:00Z"/>
                    <w:lang w:val="es-MX"/>
                  </w:rPr>
                </w:rPrChange>
              </w:rPr>
            </w:pPr>
            <w:ins w:id="958" w:author="nohemi fabiola serrano aguilar" w:date="2026-10-31T01:16:00Z" w16du:dateUtc="2026-10-31T01:16:00Z">
              <w:r w:rsidRPr="0021598A">
                <w:rPr>
                  <w:rFonts w:ascii="Calibri" w:hAnsi="Calibri" w:cs="Calibri"/>
                  <w:lang w:val="es-MX"/>
                  <w:rPrChange w:id="959" w:author="nohemi fabiola serrano aguilar" w:date="2026-10-31T01:34:00Z" w16du:dateUtc="2026-10-31T01:34:00Z">
                    <w:rPr>
                      <w:lang w:val="es-MX"/>
                    </w:rPr>
                  </w:rPrChange>
                </w:rPr>
                <w:t xml:space="preserve">Aplicado para modelar tendencias demograficas </w:t>
              </w:r>
            </w:ins>
            <w:ins w:id="960" w:author="nohemi fabiola serrano aguilar" w:date="2026-10-31T01:17:00Z" w16du:dateUtc="2026-10-31T01:17:00Z">
              <w:r w:rsidRPr="0021598A">
                <w:rPr>
                  <w:rFonts w:ascii="Calibri" w:hAnsi="Calibri" w:cs="Calibri"/>
                  <w:lang w:val="es-MX"/>
                  <w:rPrChange w:id="961" w:author="nohemi fabiola serrano aguilar" w:date="2026-10-31T01:34:00Z" w16du:dateUtc="2026-10-31T01:34:00Z">
                    <w:rPr>
                      <w:lang w:val="es-MX"/>
                    </w:rPr>
                  </w:rPrChange>
                </w:rPr>
                <w:t>debido a su distribiucion equilibrada simetrica</w:t>
              </w:r>
            </w:ins>
          </w:p>
        </w:tc>
        <w:tc>
          <w:tcPr>
            <w:tcW w:w="2693" w:type="dxa"/>
            <w:tcPrChange w:id="962" w:author="nohemi fabiola serrano aguilar" w:date="2026-10-31T01:34:00Z" w16du:dateUtc="2026-10-31T01:34:00Z">
              <w:tcPr>
                <w:tcW w:w="1804" w:type="dxa"/>
              </w:tcPr>
            </w:tcPrChange>
          </w:tcPr>
          <w:p w14:paraId="6A2325B9" w14:textId="6500E0B2" w:rsidR="0030448F" w:rsidRPr="0021598A" w:rsidRDefault="00B14FF0" w:rsidP="008C4A39">
            <w:pPr>
              <w:jc w:val="both"/>
              <w:rPr>
                <w:ins w:id="963" w:author="nohemi fabiola serrano aguilar" w:date="2026-10-31T01:12:00Z" w16du:dateUtc="2026-10-31T01:12:00Z"/>
                <w:rFonts w:ascii="Calibri" w:hAnsi="Calibri" w:cs="Calibri"/>
                <w:lang w:val="es-MX"/>
                <w:rPrChange w:id="964" w:author="nohemi fabiola serrano aguilar" w:date="2026-10-31T01:34:00Z" w16du:dateUtc="2026-10-31T01:34:00Z">
                  <w:rPr>
                    <w:ins w:id="965" w:author="nohemi fabiola serrano aguilar" w:date="2026-10-31T01:12:00Z" w16du:dateUtc="2026-10-31T01:12:00Z"/>
                    <w:lang w:val="es-MX"/>
                  </w:rPr>
                </w:rPrChange>
              </w:rPr>
            </w:pPr>
            <w:ins w:id="966" w:author="nohemi fabiola serrano aguilar" w:date="2026-10-31T01:26:00Z" w16du:dateUtc="2026-10-31T01:26:00Z">
              <w:r w:rsidRPr="0021598A">
                <w:rPr>
                  <w:rFonts w:ascii="Calibri" w:hAnsi="Calibri" w:cs="Calibri"/>
                  <w:lang w:val="es-MX"/>
                  <w:rPrChange w:id="967" w:author="nohemi fabiola serrano aguilar" w:date="2026-10-31T01:34:00Z" w16du:dateUtc="2026-10-31T01:34:00Z">
                    <w:rPr>
                      <w:lang w:val="es-MX"/>
                    </w:rPr>
                  </w:rPrChange>
                </w:rPr>
                <w:t>Valido. La pr</w:t>
              </w:r>
            </w:ins>
            <w:ins w:id="968" w:author="nohemi fabiola serrano aguilar" w:date="2026-10-31T01:27:00Z" w16du:dateUtc="2026-10-31T01:27:00Z">
              <w:r w:rsidRPr="0021598A">
                <w:rPr>
                  <w:rFonts w:ascii="Calibri" w:hAnsi="Calibri" w:cs="Calibri"/>
                  <w:lang w:val="es-MX"/>
                  <w:rPrChange w:id="969" w:author="nohemi fabiola serrano aguilar" w:date="2026-10-31T01:34:00Z" w16du:dateUtc="2026-10-31T01:34:00Z">
                    <w:rPr>
                      <w:lang w:val="es-MX"/>
                    </w:rPr>
                  </w:rPrChange>
                </w:rPr>
                <w:t>oximidad entre la media hy la mediana coinciden con la curva estandar</w:t>
              </w:r>
            </w:ins>
          </w:p>
        </w:tc>
      </w:tr>
    </w:tbl>
    <w:p w14:paraId="28E451C5" w14:textId="77777777" w:rsidR="0030448F" w:rsidRDefault="0030448F" w:rsidP="008C4A39">
      <w:pPr>
        <w:jc w:val="both"/>
        <w:rPr>
          <w:ins w:id="970" w:author="nohemi fabiola serrano aguilar" w:date="2026-10-31T01:32:00Z" w16du:dateUtc="2026-10-31T01:32:00Z"/>
          <w:lang w:val="es-MX"/>
        </w:rPr>
      </w:pPr>
    </w:p>
    <w:p w14:paraId="14045745" w14:textId="77777777" w:rsidR="008C4A39" w:rsidRDefault="008C4A39" w:rsidP="008C4A39">
      <w:pPr>
        <w:jc w:val="center"/>
        <w:rPr>
          <w:ins w:id="971" w:author="nohemi fabiola serrano aguilar" w:date="2026-10-31T01:52:00Z" w16du:dateUtc="2026-10-31T01:52:00Z"/>
          <w:rFonts w:ascii="Calibri" w:hAnsi="Calibri" w:cs="Calibri"/>
          <w:b/>
          <w:bCs/>
          <w:sz w:val="24"/>
          <w:szCs w:val="24"/>
          <w:lang w:val="es-MX"/>
        </w:rPr>
      </w:pPr>
    </w:p>
    <w:p w14:paraId="2E7EC38C" w14:textId="77777777" w:rsidR="008C4A39" w:rsidRDefault="008C4A39" w:rsidP="008C4A39">
      <w:pPr>
        <w:jc w:val="center"/>
        <w:rPr>
          <w:ins w:id="972" w:author="nohemi fabiola serrano aguilar" w:date="2026-10-31T01:52:00Z" w16du:dateUtc="2026-10-31T01:52:00Z"/>
          <w:rFonts w:ascii="Calibri" w:hAnsi="Calibri" w:cs="Calibri"/>
          <w:b/>
          <w:bCs/>
          <w:sz w:val="24"/>
          <w:szCs w:val="24"/>
          <w:lang w:val="es-MX"/>
        </w:rPr>
      </w:pPr>
    </w:p>
    <w:p w14:paraId="28D5D2D6" w14:textId="77777777" w:rsidR="008C4A39" w:rsidRDefault="008C4A39" w:rsidP="008C4A39">
      <w:pPr>
        <w:jc w:val="center"/>
        <w:rPr>
          <w:ins w:id="973" w:author="nohemi fabiola serrano aguilar" w:date="2026-10-31T01:52:00Z" w16du:dateUtc="2026-10-31T01:52:00Z"/>
          <w:rFonts w:ascii="Calibri" w:hAnsi="Calibri" w:cs="Calibri"/>
          <w:b/>
          <w:bCs/>
          <w:sz w:val="24"/>
          <w:szCs w:val="24"/>
          <w:lang w:val="es-MX"/>
        </w:rPr>
      </w:pPr>
    </w:p>
    <w:p w14:paraId="02BAC0FB" w14:textId="77777777" w:rsidR="008C4A39" w:rsidRDefault="008C4A39" w:rsidP="008C4A39">
      <w:pPr>
        <w:jc w:val="center"/>
        <w:rPr>
          <w:ins w:id="974" w:author="nohemi fabiola serrano aguilar" w:date="2026-10-31T01:52:00Z" w16du:dateUtc="2026-10-31T01:52:00Z"/>
          <w:rFonts w:ascii="Calibri" w:hAnsi="Calibri" w:cs="Calibri"/>
          <w:b/>
          <w:bCs/>
          <w:sz w:val="24"/>
          <w:szCs w:val="24"/>
          <w:lang w:val="es-MX"/>
        </w:rPr>
      </w:pPr>
    </w:p>
    <w:p w14:paraId="70C090F2" w14:textId="66A5D3C9" w:rsidR="00B14FF0" w:rsidRPr="008C4A39" w:rsidRDefault="00B14FF0">
      <w:pPr>
        <w:jc w:val="center"/>
        <w:rPr>
          <w:ins w:id="975" w:author="nohemi fabiola serrano aguilar" w:date="2026-10-31T01:33:00Z" w16du:dateUtc="2026-10-31T01:33:00Z"/>
          <w:rFonts w:ascii="Calibri" w:hAnsi="Calibri" w:cs="Calibri"/>
          <w:b/>
          <w:bCs/>
          <w:sz w:val="24"/>
          <w:szCs w:val="24"/>
          <w:lang w:val="es-MX"/>
          <w:rPrChange w:id="976" w:author="nohemi fabiola serrano aguilar" w:date="2026-10-31T01:52:00Z" w16du:dateUtc="2026-10-31T01:52:00Z">
            <w:rPr>
              <w:ins w:id="977" w:author="nohemi fabiola serrano aguilar" w:date="2026-10-31T01:33:00Z" w16du:dateUtc="2026-10-31T01:33:00Z"/>
              <w:lang w:val="es-MX"/>
            </w:rPr>
          </w:rPrChange>
        </w:rPr>
        <w:pPrChange w:id="978" w:author="nohemi fabiola serrano aguilar" w:date="2026-10-31T01:52:00Z" w16du:dateUtc="2026-10-31T01:52:00Z">
          <w:pPr>
            <w:jc w:val="both"/>
          </w:pPr>
        </w:pPrChange>
      </w:pPr>
      <w:ins w:id="979" w:author="nohemi fabiola serrano aguilar" w:date="2026-10-31T01:32:00Z" w16du:dateUtc="2026-10-31T01:32:00Z">
        <w:r w:rsidRPr="008C4A39">
          <w:rPr>
            <w:rFonts w:ascii="Calibri" w:hAnsi="Calibri" w:cs="Calibri"/>
            <w:b/>
            <w:bCs/>
            <w:sz w:val="24"/>
            <w:szCs w:val="24"/>
            <w:lang w:val="es-MX"/>
            <w:rPrChange w:id="980" w:author="nohemi fabiola serrano aguilar" w:date="2026-10-31T01:52:00Z" w16du:dateUtc="2026-10-31T01:52:00Z">
              <w:rPr>
                <w:lang w:val="es-MX"/>
              </w:rPr>
            </w:rPrChange>
          </w:rPr>
          <w:lastRenderedPageBreak/>
          <w:t>Viabilidad de Inter</w:t>
        </w:r>
      </w:ins>
      <w:ins w:id="981" w:author="nohemi fabiola serrano aguilar" w:date="2026-10-31T01:33:00Z" w16du:dateUtc="2026-10-31T01:33:00Z">
        <w:r w:rsidRPr="008C4A39">
          <w:rPr>
            <w:rFonts w:ascii="Calibri" w:hAnsi="Calibri" w:cs="Calibri"/>
            <w:b/>
            <w:bCs/>
            <w:sz w:val="24"/>
            <w:szCs w:val="24"/>
            <w:lang w:val="es-MX"/>
            <w:rPrChange w:id="982" w:author="nohemi fabiola serrano aguilar" w:date="2026-10-31T01:52:00Z" w16du:dateUtc="2026-10-31T01:52:00Z">
              <w:rPr>
                <w:lang w:val="es-MX"/>
              </w:rPr>
            </w:rPrChange>
          </w:rPr>
          <w:t>cambiar Modelos</w:t>
        </w:r>
      </w:ins>
    </w:p>
    <w:p w14:paraId="6C163E38" w14:textId="44437B4A" w:rsidR="0021598A" w:rsidRDefault="00B14FF0" w:rsidP="008C4A39">
      <w:pPr>
        <w:jc w:val="both"/>
        <w:rPr>
          <w:ins w:id="983" w:author="nohemi fabiola serrano aguilar" w:date="2026-10-31T01:35:00Z" w16du:dateUtc="2026-10-31T01:35:00Z"/>
          <w:rFonts w:ascii="Calibri" w:hAnsi="Calibri" w:cs="Calibri"/>
          <w:sz w:val="24"/>
          <w:szCs w:val="24"/>
          <w:lang w:val="es-MX"/>
        </w:rPr>
      </w:pPr>
      <w:ins w:id="984" w:author="nohemi fabiola serrano aguilar" w:date="2026-10-31T01:33:00Z" w16du:dateUtc="2026-10-31T01:33:00Z">
        <w:r w:rsidRPr="0021598A">
          <w:rPr>
            <w:rFonts w:ascii="Calibri" w:hAnsi="Calibri" w:cs="Calibri"/>
            <w:sz w:val="24"/>
            <w:szCs w:val="24"/>
            <w:lang w:val="es-MX"/>
            <w:rPrChange w:id="985" w:author="nohemi fabiola serrano aguilar" w:date="2026-10-31T01:34:00Z" w16du:dateUtc="2026-10-31T01:34:00Z">
              <w:rPr>
                <w:lang w:val="es-MX"/>
              </w:rPr>
            </w:rPrChange>
          </w:rPr>
          <w:t>Un requisito fundamental de esta evaluacion es determinar si las variables discretas (Attrition y TrainingTimesLastYear</w:t>
        </w:r>
      </w:ins>
      <w:ins w:id="986" w:author="nohemi fabiola serrano aguilar" w:date="2026-10-31T01:34:00Z" w16du:dateUtc="2026-10-31T01:34:00Z">
        <w:r w:rsidR="0021598A">
          <w:rPr>
            <w:rFonts w:ascii="Calibri" w:hAnsi="Calibri" w:cs="Calibri"/>
            <w:sz w:val="24"/>
            <w:szCs w:val="24"/>
            <w:lang w:val="es-MX"/>
          </w:rPr>
          <w:t xml:space="preserve">) se pueden intercambiar y modular como </w:t>
        </w:r>
      </w:ins>
      <w:ins w:id="987" w:author="nohemi fabiola serrano aguilar" w:date="2026-10-31T01:35:00Z" w16du:dateUtc="2026-10-31T01:35:00Z">
        <w:r w:rsidR="0021598A">
          <w:rPr>
            <w:rFonts w:ascii="Calibri" w:hAnsi="Calibri" w:cs="Calibri"/>
            <w:sz w:val="24"/>
            <w:szCs w:val="24"/>
            <w:lang w:val="es-MX"/>
          </w:rPr>
          <w:t>una Distribucion Normal Continua. Con base en el comnjunto de datos actuales, eso es completamente inviable y estadisticamente invalido.</w:t>
        </w:r>
      </w:ins>
    </w:p>
    <w:p w14:paraId="78821A07" w14:textId="67A22131" w:rsidR="0021598A" w:rsidRDefault="0021598A" w:rsidP="008C4A39">
      <w:pPr>
        <w:jc w:val="both"/>
        <w:rPr>
          <w:ins w:id="988" w:author="nohemi fabiola serrano aguilar" w:date="2026-10-31T01:38:00Z" w16du:dateUtc="2026-10-31T01:38:00Z"/>
          <w:lang w:val="es-MX"/>
        </w:rPr>
      </w:pPr>
      <w:ins w:id="989" w:author="nohemi fabiola serrano aguilar" w:date="2026-10-31T01:35:00Z" w16du:dateUtc="2026-10-31T01:35:00Z">
        <w:r>
          <w:rPr>
            <w:rFonts w:ascii="Calibri" w:hAnsi="Calibri" w:cs="Calibri"/>
            <w:sz w:val="24"/>
            <w:szCs w:val="24"/>
            <w:lang w:val="es-MX"/>
          </w:rPr>
          <w:t>Para quje una</w:t>
        </w:r>
      </w:ins>
      <w:ins w:id="990" w:author="nohemi fabiola serrano aguilar" w:date="2026-10-31T01:36:00Z" w16du:dateUtc="2026-10-31T01:36:00Z">
        <w:r>
          <w:rPr>
            <w:rFonts w:ascii="Calibri" w:hAnsi="Calibri" w:cs="Calibri"/>
            <w:sz w:val="24"/>
            <w:szCs w:val="24"/>
            <w:lang w:val="es-MX"/>
          </w:rPr>
          <w:t xml:space="preserve"> Di</w:t>
        </w:r>
      </w:ins>
      <w:ins w:id="991" w:author="nohemi fabiola serrano aguilar" w:date="2026-10-31T01:35:00Z" w16du:dateUtc="2026-10-31T01:35:00Z">
        <w:r>
          <w:rPr>
            <w:rFonts w:ascii="Calibri" w:hAnsi="Calibri" w:cs="Calibri"/>
            <w:sz w:val="24"/>
            <w:szCs w:val="24"/>
            <w:lang w:val="es-MX"/>
          </w:rPr>
          <w:t>stribucion</w:t>
        </w:r>
      </w:ins>
      <w:ins w:id="992" w:author="nohemi fabiola serrano aguilar" w:date="2026-10-31T01:36:00Z" w16du:dateUtc="2026-10-31T01:36:00Z">
        <w:r>
          <w:rPr>
            <w:rFonts w:ascii="Calibri" w:hAnsi="Calibri" w:cs="Calibri"/>
            <w:sz w:val="24"/>
            <w:szCs w:val="24"/>
            <w:lang w:val="es-MX"/>
          </w:rPr>
          <w:t xml:space="preserve"> discreta pueda ser modelada como una curva normal comntinua, debe cumplir con ciertos requisitos de tama;o de muestra para evi</w:t>
        </w:r>
      </w:ins>
      <w:ins w:id="993" w:author="nohemi fabiola serrano aguilar" w:date="2026-10-31T01:37:00Z" w16du:dateUtc="2026-10-31T01:37:00Z">
        <w:r>
          <w:rPr>
            <w:rFonts w:ascii="Calibri" w:hAnsi="Calibri" w:cs="Calibri"/>
            <w:sz w:val="24"/>
            <w:szCs w:val="24"/>
            <w:lang w:val="es-MX"/>
          </w:rPr>
          <w:t xml:space="preserve">tar la distorcion cerca del limite cero. El conjunto de datos binomiales falla la verificacion estandar ya que su valor esperado </w:t>
        </w:r>
        <w:r w:rsidRPr="00D253C0">
          <w:rPr>
            <w:lang w:val="es-MX"/>
          </w:rPr>
          <w:t>(n × p = 3.22)</w:t>
        </w:r>
        <w:r>
          <w:rPr>
            <w:lang w:val="es-MX"/>
          </w:rPr>
          <w:t xml:space="preserve"> es menor que el umbral requerido de 5. </w:t>
        </w:r>
      </w:ins>
      <w:ins w:id="994" w:author="nohemi fabiola serrano aguilar" w:date="2026-10-31T01:38:00Z" w16du:dateUtc="2026-10-31T01:38:00Z">
        <w:r>
          <w:rPr>
            <w:lang w:val="es-MX"/>
          </w:rPr>
          <w:t xml:space="preserve">De manera similar, el promedio de Poisson </w:t>
        </w:r>
        <w:r w:rsidRPr="00D253C0">
          <w:rPr>
            <w:lang w:val="es-MX"/>
          </w:rPr>
          <w:t>(</w:t>
        </w:r>
        <w:r w:rsidRPr="00D253C0">
          <w:t>λ</w:t>
        </w:r>
        <w:r w:rsidRPr="00D253C0">
          <w:rPr>
            <w:lang w:val="es-MX"/>
          </w:rPr>
          <w:t xml:space="preserve"> = 2.80)</w:t>
        </w:r>
        <w:r>
          <w:rPr>
            <w:lang w:val="es-MX"/>
          </w:rPr>
          <w:t xml:space="preserve"> se queda muy corto con respecto a la linea base recomendada de 30.</w:t>
        </w:r>
      </w:ins>
    </w:p>
    <w:p w14:paraId="77FC8827" w14:textId="335217E9" w:rsidR="0021598A" w:rsidRDefault="0021598A" w:rsidP="008C4A39">
      <w:pPr>
        <w:jc w:val="both"/>
        <w:rPr>
          <w:ins w:id="995" w:author="nohemi fabiola serrano aguilar" w:date="2026-10-31T01:56:00Z" w16du:dateUtc="2026-10-31T01:56:00Z"/>
          <w:lang w:val="es-MX"/>
        </w:rPr>
      </w:pPr>
      <w:ins w:id="996" w:author="nohemi fabiola serrano aguilar" w:date="2026-10-31T01:38:00Z" w16du:dateUtc="2026-10-31T01:38:00Z">
        <w:r>
          <w:rPr>
            <w:lang w:val="es-MX"/>
          </w:rPr>
          <w:t>Forzar estos valores discretos bajos en un modelo normal continuo introduciria graves e</w:t>
        </w:r>
      </w:ins>
      <w:ins w:id="997" w:author="nohemi fabiola serrano aguilar" w:date="2026-10-31T01:39:00Z" w16du:dateUtc="2026-10-31T01:39:00Z">
        <w:r>
          <w:rPr>
            <w:lang w:val="es-MX"/>
          </w:rPr>
          <w:t>rrores logisticos y matematicos. Las colas infinitas del modelo normal predeciran escenarios imposibles, como sesiones de capacitacion negativas o fracciones de un empleado que renuncio, lo cual no tiene senti</w:t>
        </w:r>
      </w:ins>
      <w:ins w:id="998" w:author="nohemi fabiola serrano aguilar" w:date="2026-10-31T01:40:00Z" w16du:dateUtc="2026-10-31T01:40:00Z">
        <w:r>
          <w:rPr>
            <w:lang w:val="es-MX"/>
          </w:rPr>
          <w:t>do para las metricas discretas de RR. HH. Por lo tanto, estas variables deben mantenerse en la planificacion corporativa.</w:t>
        </w:r>
      </w:ins>
    </w:p>
    <w:p w14:paraId="27EB6E6C" w14:textId="77777777" w:rsidR="000A3B1D" w:rsidRDefault="000A3B1D" w:rsidP="008C4A39">
      <w:pPr>
        <w:jc w:val="both"/>
        <w:rPr>
          <w:ins w:id="999" w:author="nohemi fabiola serrano aguilar" w:date="2026-10-31T01:56:00Z" w16du:dateUtc="2026-10-31T01:56:00Z"/>
          <w:lang w:val="es-MX"/>
        </w:rPr>
      </w:pPr>
    </w:p>
    <w:p w14:paraId="5CCFAE37" w14:textId="4CAFC286" w:rsidR="000A3B1D" w:rsidRDefault="000A3B1D" w:rsidP="000A3B1D">
      <w:pPr>
        <w:pStyle w:val="ListParagraph"/>
        <w:numPr>
          <w:ilvl w:val="0"/>
          <w:numId w:val="1"/>
        </w:numPr>
        <w:jc w:val="both"/>
        <w:rPr>
          <w:ins w:id="1000" w:author="nohemi fabiola serrano aguilar" w:date="2026-10-31T01:56:00Z" w16du:dateUtc="2026-10-31T01:56:00Z"/>
          <w:rFonts w:ascii="Calibri" w:eastAsia="Times New Roman" w:hAnsi="Calibri" w:cs="Calibri"/>
          <w:b/>
          <w:bCs/>
          <w:sz w:val="35"/>
          <w:szCs w:val="35"/>
          <w:lang w:val="es-MX"/>
        </w:rPr>
      </w:pPr>
      <w:ins w:id="1001" w:author="nohemi fabiola serrano aguilar" w:date="2026-10-31T01:56:00Z" w16du:dateUtc="2026-10-31T01:56:00Z">
        <w:r>
          <w:rPr>
            <w:rFonts w:ascii="Calibri" w:eastAsia="Times New Roman" w:hAnsi="Calibri" w:cs="Calibri"/>
            <w:b/>
            <w:bCs/>
            <w:sz w:val="35"/>
            <w:szCs w:val="35"/>
            <w:lang w:val="es-MX"/>
          </w:rPr>
          <w:t>Referencias</w:t>
        </w:r>
      </w:ins>
    </w:p>
    <w:p w14:paraId="1C746509" w14:textId="77777777" w:rsidR="003E726F" w:rsidRDefault="003E726F" w:rsidP="003E726F">
      <w:pPr>
        <w:pStyle w:val="z1qcye"/>
        <w:spacing w:before="0" w:beforeAutospacing="0" w:after="0" w:afterAutospacing="0"/>
        <w:ind w:left="720"/>
        <w:rPr>
          <w:ins w:id="1002" w:author="nohemi fabiola serrano aguilar" w:date="2026-10-31T02:32:00Z" w16du:dateUtc="2026-10-31T02:32:00Z"/>
          <w:rStyle w:val="inqyif"/>
          <w:rFonts w:ascii="Calibri" w:hAnsi="Calibri" w:cs="Calibri"/>
        </w:rPr>
        <w:pPrChange w:id="1003" w:author="nohemi fabiola serrano aguilar" w:date="2026-10-31T02:32:00Z" w16du:dateUtc="2026-10-31T02:32:00Z">
          <w:pPr>
            <w:pStyle w:val="z1qcye"/>
            <w:numPr>
              <w:numId w:val="10"/>
            </w:numPr>
            <w:spacing w:before="0" w:beforeAutospacing="0" w:after="0" w:afterAutospacing="0"/>
            <w:ind w:left="720" w:hanging="360"/>
          </w:pPr>
        </w:pPrChange>
      </w:pPr>
    </w:p>
    <w:p w14:paraId="74C363CA" w14:textId="32F86C89" w:rsidR="003E726F" w:rsidRDefault="003E726F" w:rsidP="003E726F">
      <w:pPr>
        <w:pStyle w:val="z1qcye"/>
        <w:numPr>
          <w:ilvl w:val="0"/>
          <w:numId w:val="10"/>
        </w:numPr>
        <w:spacing w:before="0" w:beforeAutospacing="0" w:after="0" w:afterAutospacing="0"/>
        <w:rPr>
          <w:ins w:id="1004" w:author="nohemi fabiola serrano aguilar" w:date="2026-10-31T02:34:00Z" w16du:dateUtc="2026-10-31T02:34:00Z"/>
          <w:rStyle w:val="inqyif"/>
          <w:rFonts w:ascii="Calibri" w:hAnsi="Calibri" w:cs="Calibri"/>
        </w:rPr>
      </w:pPr>
      <w:ins w:id="1005" w:author="nohemi fabiola serrano aguilar" w:date="2026-10-31T02:32:00Z" w16du:dateUtc="2026-10-31T02:32:00Z">
        <w:r w:rsidRPr="003E726F">
          <w:rPr>
            <w:rStyle w:val="Strong"/>
            <w:rFonts w:ascii="Calibri" w:hAnsi="Calibri" w:cs="Calibri"/>
            <w:i/>
            <w:iCs/>
            <w:rPrChange w:id="1006" w:author="nohemi fabiola serrano aguilar" w:date="2026-10-31T02:34:00Z" w16du:dateUtc="2026-10-31T02:34:00Z">
              <w:rPr>
                <w:rStyle w:val="Strong"/>
                <w:rFonts w:ascii="Calibri" w:hAnsi="Calibri" w:cs="Calibri"/>
                <w:b w:val="0"/>
                <w:bCs w:val="0"/>
              </w:rPr>
            </w:rPrChange>
          </w:rPr>
          <w:t>Distri</w:t>
        </w:r>
      </w:ins>
      <w:ins w:id="1007" w:author="nohemi fabiola serrano aguilar" w:date="2026-10-31T02:33:00Z" w16du:dateUtc="2026-10-31T02:33:00Z">
        <w:r w:rsidRPr="003E726F">
          <w:rPr>
            <w:rStyle w:val="Strong"/>
            <w:rFonts w:ascii="Calibri" w:hAnsi="Calibri" w:cs="Calibri"/>
            <w:i/>
            <w:iCs/>
            <w:rPrChange w:id="1008" w:author="nohemi fabiola serrano aguilar" w:date="2026-10-31T02:34:00Z" w16du:dateUtc="2026-10-31T02:34:00Z">
              <w:rPr>
                <w:rStyle w:val="Strong"/>
                <w:rFonts w:ascii="Calibri" w:hAnsi="Calibri" w:cs="Calibri"/>
                <w:b w:val="0"/>
                <w:bCs w:val="0"/>
              </w:rPr>
            </w:rPrChange>
          </w:rPr>
          <w:t>bution Sept</w:t>
        </w:r>
      </w:ins>
      <w:ins w:id="1009" w:author="nohemi fabiola serrano aguilar" w:date="2026-10-31T02:41:00Z" w16du:dateUtc="2026-10-31T02:41:00Z">
        <w:r w:rsidR="00F43493">
          <w:rPr>
            <w:rStyle w:val="Strong"/>
            <w:rFonts w:ascii="Calibri" w:hAnsi="Calibri" w:cs="Calibri"/>
            <w:i/>
            <w:iCs/>
          </w:rPr>
          <w:t xml:space="preserve"> </w:t>
        </w:r>
      </w:ins>
      <w:ins w:id="1010" w:author="nohemi fabiola serrano aguilar" w:date="2026-10-31T02:33:00Z" w16du:dateUtc="2026-10-31T02:33:00Z">
        <w:r w:rsidRPr="003E726F">
          <w:rPr>
            <w:rStyle w:val="Strong"/>
            <w:rFonts w:ascii="Calibri" w:hAnsi="Calibri" w:cs="Calibri"/>
            <w:i/>
            <w:iCs/>
            <w:rPrChange w:id="1011" w:author="nohemi fabiola serrano aguilar" w:date="2026-10-31T02:34:00Z" w16du:dateUtc="2026-10-31T02:34:00Z">
              <w:rPr>
                <w:rStyle w:val="Strong"/>
                <w:rFonts w:ascii="Calibri" w:hAnsi="Calibri" w:cs="Calibri"/>
                <w:b w:val="0"/>
                <w:bCs w:val="0"/>
              </w:rPr>
            </w:rPrChange>
          </w:rPr>
          <w:t>2025</w:t>
        </w:r>
      </w:ins>
      <w:ins w:id="1012" w:author="nohemi fabiola serrano aguilar" w:date="2026-10-31T02:34:00Z" w16du:dateUtc="2026-10-31T02:34:00Z">
        <w:r>
          <w:rPr>
            <w:rStyle w:val="Strong"/>
            <w:rFonts w:ascii="Calibri" w:hAnsi="Calibri" w:cs="Calibri"/>
            <w:i/>
            <w:iCs/>
          </w:rPr>
          <w:t xml:space="preserve">, </w:t>
        </w:r>
        <w:r w:rsidRPr="003E726F">
          <w:rPr>
            <w:rStyle w:val="Strong"/>
            <w:rFonts w:ascii="Calibri" w:hAnsi="Calibri" w:cs="Calibri"/>
            <w:b w:val="0"/>
            <w:bCs w:val="0"/>
            <w:i/>
            <w:iCs/>
            <w:rPrChange w:id="1013" w:author="nohemi fabiola serrano aguilar" w:date="2026-10-31T02:34:00Z" w16du:dateUtc="2026-10-31T02:34:00Z">
              <w:rPr>
                <w:rStyle w:val="Strong"/>
                <w:rFonts w:ascii="Calibri" w:hAnsi="Calibri" w:cs="Calibri"/>
                <w:i/>
                <w:iCs/>
              </w:rPr>
            </w:rPrChange>
          </w:rPr>
          <w:t>2026.</w:t>
        </w:r>
        <w:r w:rsidRPr="00E56E8C">
          <w:rPr>
            <w:rStyle w:val="inqyif"/>
            <w:rFonts w:ascii="Calibri" w:hAnsi="Calibri" w:cs="Calibri"/>
          </w:rPr>
          <w:t xml:space="preserve"> [</w:t>
        </w:r>
        <w:r>
          <w:rPr>
            <w:rStyle w:val="inqyif"/>
            <w:rFonts w:ascii="Calibri" w:hAnsi="Calibri" w:cs="Calibri"/>
          </w:rPr>
          <w:t>Jupiter Notebook</w:t>
        </w:r>
        <w:r w:rsidRPr="00E56E8C">
          <w:rPr>
            <w:rStyle w:val="inqyif"/>
            <w:rFonts w:ascii="Calibri" w:hAnsi="Calibri" w:cs="Calibri"/>
          </w:rPr>
          <w:t>] Documento inédito preparado para la materia Statistical Techniques for Data Analysis, CCT College Dublin.</w:t>
        </w:r>
      </w:ins>
    </w:p>
    <w:p w14:paraId="0D685384" w14:textId="06D82237" w:rsidR="003E726F" w:rsidRPr="003E726F" w:rsidRDefault="003E726F" w:rsidP="003E726F">
      <w:pPr>
        <w:pStyle w:val="z1qcye"/>
        <w:spacing w:before="0" w:beforeAutospacing="0" w:after="0" w:afterAutospacing="0"/>
        <w:ind w:left="720"/>
        <w:rPr>
          <w:ins w:id="1014" w:author="nohemi fabiola serrano aguilar" w:date="2026-10-31T02:32:00Z" w16du:dateUtc="2026-10-31T02:32:00Z"/>
          <w:rStyle w:val="Strong"/>
          <w:rFonts w:ascii="Calibri" w:hAnsi="Calibri" w:cs="Calibri"/>
          <w:b w:val="0"/>
          <w:bCs w:val="0"/>
          <w:i/>
          <w:iCs/>
          <w:rPrChange w:id="1015" w:author="nohemi fabiola serrano aguilar" w:date="2026-10-31T02:34:00Z" w16du:dateUtc="2026-10-31T02:34:00Z">
            <w:rPr>
              <w:ins w:id="1016" w:author="nohemi fabiola serrano aguilar" w:date="2026-10-31T02:32:00Z" w16du:dateUtc="2026-10-31T02:32:00Z"/>
              <w:rStyle w:val="Strong"/>
              <w:rFonts w:ascii="Calibri" w:hAnsi="Calibri" w:cs="Calibri"/>
              <w:i/>
              <w:iCs/>
            </w:rPr>
          </w:rPrChange>
        </w:rPr>
        <w:pPrChange w:id="1017" w:author="nohemi fabiola serrano aguilar" w:date="2026-10-31T02:34:00Z" w16du:dateUtc="2026-10-31T02:34:00Z">
          <w:pPr>
            <w:pStyle w:val="z1qcye"/>
            <w:numPr>
              <w:numId w:val="10"/>
            </w:numPr>
            <w:spacing w:before="0" w:beforeAutospacing="0" w:after="0" w:afterAutospacing="0"/>
            <w:ind w:left="720" w:hanging="360"/>
          </w:pPr>
        </w:pPrChange>
      </w:pPr>
    </w:p>
    <w:p w14:paraId="2ADF6B4B" w14:textId="0E7BEC6B" w:rsidR="00CC79A1" w:rsidRPr="003E726F" w:rsidRDefault="003E726F" w:rsidP="00CC79A1">
      <w:pPr>
        <w:pStyle w:val="z1qcye"/>
        <w:numPr>
          <w:ilvl w:val="0"/>
          <w:numId w:val="10"/>
        </w:numPr>
        <w:spacing w:before="0" w:beforeAutospacing="0" w:after="0" w:afterAutospacing="0"/>
        <w:rPr>
          <w:ins w:id="1018" w:author="nohemi fabiola serrano aguilar" w:date="2026-10-31T02:31:00Z" w16du:dateUtc="2026-10-31T02:31:00Z"/>
          <w:rFonts w:ascii="Calibri" w:hAnsi="Calibri" w:cs="Calibri"/>
        </w:rPr>
        <w:pPrChange w:id="1019" w:author="nohemi fabiola serrano aguilar" w:date="2026-10-31T02:27:00Z" w16du:dateUtc="2026-10-31T02:27:00Z">
          <w:pPr>
            <w:pStyle w:val="z1qcye"/>
            <w:spacing w:before="0" w:beforeAutospacing="0" w:after="0" w:afterAutospacing="0"/>
          </w:pPr>
        </w:pPrChange>
      </w:pPr>
      <w:ins w:id="1020" w:author="nohemi fabiola serrano aguilar" w:date="2026-10-31T02:30:00Z" w16du:dateUtc="2026-10-31T02:30:00Z">
        <w:r>
          <w:rPr>
            <w:rStyle w:val="Strong"/>
            <w:rFonts w:ascii="Calibri" w:hAnsi="Calibri" w:cs="Calibri"/>
            <w:i/>
            <w:iCs/>
          </w:rPr>
          <w:t>Sept</w:t>
        </w:r>
      </w:ins>
      <w:ins w:id="1021" w:author="nohemi fabiola serrano aguilar" w:date="2026-10-31T02:31:00Z" w16du:dateUtc="2026-10-31T02:31:00Z">
        <w:r>
          <w:rPr>
            <w:rStyle w:val="Strong"/>
            <w:rFonts w:ascii="Calibri" w:hAnsi="Calibri" w:cs="Calibri"/>
            <w:i/>
            <w:iCs/>
          </w:rPr>
          <w:t xml:space="preserve"> </w:t>
        </w:r>
      </w:ins>
      <w:ins w:id="1022" w:author="nohemi fabiola serrano aguilar" w:date="2026-10-31T02:30:00Z" w16du:dateUtc="2026-10-31T02:30:00Z">
        <w:r>
          <w:rPr>
            <w:rStyle w:val="Strong"/>
            <w:rFonts w:ascii="Calibri" w:hAnsi="Calibri" w:cs="Calibri"/>
            <w:i/>
            <w:iCs/>
          </w:rPr>
          <w:t>2025</w:t>
        </w:r>
      </w:ins>
      <w:ins w:id="1023" w:author="nohemi fabiola serrano aguilar" w:date="2026-10-31T02:31:00Z" w16du:dateUtc="2026-10-31T02:31:00Z">
        <w:r>
          <w:rPr>
            <w:rStyle w:val="Strong"/>
            <w:rFonts w:ascii="Calibri" w:hAnsi="Calibri" w:cs="Calibri"/>
            <w:i/>
            <w:iCs/>
          </w:rPr>
          <w:t xml:space="preserve"> </w:t>
        </w:r>
      </w:ins>
      <w:ins w:id="1024" w:author="nohemi fabiola serrano aguilar" w:date="2026-10-31T02:30:00Z" w16du:dateUtc="2026-10-31T02:30:00Z">
        <w:r>
          <w:rPr>
            <w:rStyle w:val="Strong"/>
            <w:rFonts w:ascii="Calibri" w:hAnsi="Calibri" w:cs="Calibri"/>
            <w:i/>
            <w:iCs/>
          </w:rPr>
          <w:t>Class1</w:t>
        </w:r>
      </w:ins>
      <w:ins w:id="1025" w:author="nohemi fabiola serrano aguilar" w:date="2026-10-31T02:31:00Z" w16du:dateUtc="2026-10-31T02:31:00Z">
        <w:r>
          <w:rPr>
            <w:rStyle w:val="Strong"/>
            <w:rFonts w:ascii="Calibri" w:hAnsi="Calibri" w:cs="Calibri"/>
            <w:i/>
            <w:iCs/>
          </w:rPr>
          <w:t xml:space="preserve"> </w:t>
        </w:r>
      </w:ins>
      <w:ins w:id="1026" w:author="nohemi fabiola serrano aguilar" w:date="2026-10-31T02:27:00Z" w16du:dateUtc="2026-10-31T02:27:00Z">
        <w:r w:rsidR="00CC79A1" w:rsidRPr="00CC79A1">
          <w:rPr>
            <w:rStyle w:val="Strong"/>
            <w:rFonts w:ascii="Calibri" w:hAnsi="Calibri" w:cs="Calibri"/>
            <w:i/>
            <w:iCs/>
            <w:rPrChange w:id="1027" w:author="nohemi fabiola serrano aguilar" w:date="2026-10-31T02:27:00Z" w16du:dateUtc="2026-10-31T02:27:00Z">
              <w:rPr>
                <w:rStyle w:val="Strong"/>
                <w:rFonts w:ascii="Arial" w:hAnsi="Arial" w:cs="Arial"/>
                <w:i/>
                <w:iCs/>
              </w:rPr>
            </w:rPrChange>
          </w:rPr>
          <w:t>Descriptive</w:t>
        </w:r>
      </w:ins>
      <w:ins w:id="1028" w:author="nohemi fabiola serrano aguilar" w:date="2026-10-31T02:31:00Z" w16du:dateUtc="2026-10-31T02:31:00Z">
        <w:r>
          <w:rPr>
            <w:rStyle w:val="Strong"/>
            <w:rFonts w:ascii="Calibri" w:hAnsi="Calibri" w:cs="Calibri"/>
            <w:i/>
            <w:iCs/>
          </w:rPr>
          <w:t xml:space="preserve"> </w:t>
        </w:r>
      </w:ins>
      <w:ins w:id="1029" w:author="nohemi fabiola serrano aguilar" w:date="2026-10-31T02:27:00Z" w16du:dateUtc="2026-10-31T02:27:00Z">
        <w:r w:rsidR="00CC79A1" w:rsidRPr="00CC79A1">
          <w:rPr>
            <w:rStyle w:val="Strong"/>
            <w:rFonts w:ascii="Calibri" w:hAnsi="Calibri" w:cs="Calibri"/>
            <w:i/>
            <w:iCs/>
            <w:rPrChange w:id="1030" w:author="nohemi fabiola serrano aguilar" w:date="2026-10-31T02:27:00Z" w16du:dateUtc="2026-10-31T02:27:00Z">
              <w:rPr>
                <w:rStyle w:val="Strong"/>
                <w:rFonts w:ascii="Arial" w:hAnsi="Arial" w:cs="Arial"/>
                <w:i/>
                <w:iCs/>
              </w:rPr>
            </w:rPrChange>
          </w:rPr>
          <w:t>Statistics</w:t>
        </w:r>
      </w:ins>
      <w:ins w:id="1031" w:author="nohemi fabiola serrano aguilar" w:date="2026-10-31T02:31:00Z" w16du:dateUtc="2026-10-31T02:31:00Z">
        <w:r>
          <w:rPr>
            <w:rStyle w:val="Strong"/>
            <w:rFonts w:ascii="Calibri" w:hAnsi="Calibri" w:cs="Calibri"/>
            <w:i/>
            <w:iCs/>
          </w:rPr>
          <w:t xml:space="preserve"> </w:t>
        </w:r>
      </w:ins>
      <w:ins w:id="1032" w:author="nohemi fabiola serrano aguilar" w:date="2026-10-31T02:27:00Z" w16du:dateUtc="2026-10-31T02:27:00Z">
        <w:r w:rsidR="00CC79A1" w:rsidRPr="00CC79A1">
          <w:rPr>
            <w:rStyle w:val="Strong"/>
            <w:rFonts w:ascii="Calibri" w:hAnsi="Calibri" w:cs="Calibri"/>
            <w:i/>
            <w:iCs/>
            <w:rPrChange w:id="1033" w:author="nohemi fabiola serrano aguilar" w:date="2026-10-31T02:27:00Z" w16du:dateUtc="2026-10-31T02:27:00Z">
              <w:rPr>
                <w:rStyle w:val="Strong"/>
                <w:rFonts w:ascii="Arial" w:hAnsi="Arial" w:cs="Arial"/>
                <w:i/>
                <w:iCs/>
              </w:rPr>
            </w:rPrChange>
          </w:rPr>
          <w:t>with</w:t>
        </w:r>
      </w:ins>
      <w:ins w:id="1034" w:author="nohemi fabiola serrano aguilar" w:date="2026-10-31T02:31:00Z" w16du:dateUtc="2026-10-31T02:31:00Z">
        <w:r>
          <w:rPr>
            <w:rStyle w:val="Strong"/>
            <w:rFonts w:ascii="Calibri" w:hAnsi="Calibri" w:cs="Calibri"/>
            <w:i/>
            <w:iCs/>
          </w:rPr>
          <w:t xml:space="preserve"> </w:t>
        </w:r>
      </w:ins>
      <w:ins w:id="1035" w:author="nohemi fabiola serrano aguilar" w:date="2026-10-31T02:27:00Z" w16du:dateUtc="2026-10-31T02:27:00Z">
        <w:r w:rsidR="00CC79A1" w:rsidRPr="00CC79A1">
          <w:rPr>
            <w:rStyle w:val="Strong"/>
            <w:rFonts w:ascii="Calibri" w:hAnsi="Calibri" w:cs="Calibri"/>
            <w:i/>
            <w:iCs/>
            <w:rPrChange w:id="1036" w:author="nohemi fabiola serrano aguilar" w:date="2026-10-31T02:27:00Z" w16du:dateUtc="2026-10-31T02:27:00Z">
              <w:rPr>
                <w:rStyle w:val="Strong"/>
                <w:rFonts w:ascii="Arial" w:hAnsi="Arial" w:cs="Arial"/>
                <w:i/>
                <w:iCs/>
              </w:rPr>
            </w:rPrChange>
          </w:rPr>
          <w:t>Python Project</w:t>
        </w:r>
        <w:r w:rsidR="00CC79A1" w:rsidRPr="00CC79A1">
          <w:rPr>
            <w:rStyle w:val="inqyif"/>
            <w:rFonts w:ascii="Calibri" w:hAnsi="Calibri" w:cs="Calibri"/>
            <w:rPrChange w:id="1037" w:author="nohemi fabiola serrano aguilar" w:date="2026-10-31T02:27:00Z" w16du:dateUtc="2026-10-31T02:27:00Z">
              <w:rPr>
                <w:rStyle w:val="inqyif"/>
                <w:rFonts w:ascii="Arial" w:hAnsi="Arial" w:cs="Arial"/>
              </w:rPr>
            </w:rPrChange>
          </w:rPr>
          <w:t>, 2026. [</w:t>
        </w:r>
      </w:ins>
      <w:ins w:id="1038" w:author="nohemi fabiola serrano aguilar" w:date="2026-10-31T02:29:00Z" w16du:dateUtc="2026-10-31T02:29:00Z">
        <w:r>
          <w:rPr>
            <w:rStyle w:val="inqyif"/>
            <w:rFonts w:ascii="Calibri" w:hAnsi="Calibri" w:cs="Calibri"/>
          </w:rPr>
          <w:t>Jupiter Notebook</w:t>
        </w:r>
      </w:ins>
      <w:ins w:id="1039" w:author="nohemi fabiola serrano aguilar" w:date="2026-10-31T02:27:00Z" w16du:dateUtc="2026-10-31T02:27:00Z">
        <w:r w:rsidR="00CC79A1" w:rsidRPr="00CC79A1">
          <w:rPr>
            <w:rStyle w:val="inqyif"/>
            <w:rFonts w:ascii="Calibri" w:hAnsi="Calibri" w:cs="Calibri"/>
            <w:rPrChange w:id="1040" w:author="nohemi fabiola serrano aguilar" w:date="2026-10-31T02:27:00Z" w16du:dateUtc="2026-10-31T02:27:00Z">
              <w:rPr>
                <w:rStyle w:val="inqyif"/>
                <w:rFonts w:ascii="Arial" w:hAnsi="Arial" w:cs="Arial"/>
              </w:rPr>
            </w:rPrChange>
          </w:rPr>
          <w:t>] Documento inédito preparado para la materia Statistical Techniques for Data Analysis, CCT College Dublin.</w:t>
        </w:r>
      </w:ins>
    </w:p>
    <w:p w14:paraId="0BC3E95B" w14:textId="77777777" w:rsidR="003E726F" w:rsidRPr="00CC79A1" w:rsidRDefault="003E726F" w:rsidP="00CC79A1">
      <w:pPr>
        <w:pStyle w:val="z1qcye"/>
        <w:spacing w:before="0" w:beforeAutospacing="0" w:after="0" w:afterAutospacing="0"/>
        <w:rPr>
          <w:ins w:id="1041" w:author="nohemi fabiola serrano aguilar" w:date="2026-10-31T02:27:00Z" w16du:dateUtc="2026-10-31T02:27:00Z"/>
          <w:rFonts w:ascii="Calibri" w:hAnsi="Calibri" w:cs="Calibri"/>
          <w:rPrChange w:id="1042" w:author="nohemi fabiola serrano aguilar" w:date="2026-10-31T02:27:00Z" w16du:dateUtc="2026-10-31T02:27:00Z">
            <w:rPr>
              <w:ins w:id="1043" w:author="nohemi fabiola serrano aguilar" w:date="2026-10-31T02:27:00Z" w16du:dateUtc="2026-10-31T02:27:00Z"/>
              <w:rFonts w:ascii="Arial" w:hAnsi="Arial" w:cs="Arial"/>
            </w:rPr>
          </w:rPrChange>
        </w:rPr>
        <w:pPrChange w:id="1044" w:author="nohemi fabiola serrano aguilar" w:date="2026-10-31T02:27:00Z" w16du:dateUtc="2026-10-31T02:27:00Z">
          <w:pPr>
            <w:pStyle w:val="z1qcye"/>
            <w:numPr>
              <w:numId w:val="10"/>
            </w:numPr>
            <w:spacing w:before="0" w:beforeAutospacing="0" w:after="0" w:afterAutospacing="0"/>
            <w:ind w:left="720" w:hanging="360"/>
          </w:pPr>
        </w:pPrChange>
      </w:pPr>
    </w:p>
    <w:p w14:paraId="4B090808" w14:textId="3F636597" w:rsidR="00F43493" w:rsidRPr="00F43493" w:rsidRDefault="00CC79A1" w:rsidP="00F43493">
      <w:pPr>
        <w:pStyle w:val="z1qcye"/>
        <w:numPr>
          <w:ilvl w:val="0"/>
          <w:numId w:val="10"/>
        </w:numPr>
        <w:spacing w:before="0" w:beforeAutospacing="0" w:after="0" w:afterAutospacing="0"/>
        <w:rPr>
          <w:ins w:id="1045" w:author="nohemi fabiola serrano aguilar" w:date="2026-10-31T02:39:00Z" w16du:dateUtc="2026-10-31T02:39:00Z"/>
          <w:rStyle w:val="inqyif"/>
          <w:rFonts w:ascii="Calibri" w:hAnsi="Calibri" w:cs="Calibri"/>
          <w:rPrChange w:id="1046" w:author="nohemi fabiola serrano aguilar" w:date="2026-10-31T02:42:00Z" w16du:dateUtc="2026-10-31T02:42:00Z">
            <w:rPr>
              <w:ins w:id="1047" w:author="nohemi fabiola serrano aguilar" w:date="2026-10-31T02:39:00Z" w16du:dateUtc="2026-10-31T02:39:00Z"/>
              <w:rStyle w:val="inqyif"/>
              <w:rFonts w:ascii="Calibri" w:hAnsi="Calibri" w:cs="Calibri"/>
              <w:lang w:val="es-MX"/>
            </w:rPr>
          </w:rPrChange>
        </w:rPr>
        <w:pPrChange w:id="1048" w:author="nohemi fabiola serrano aguilar" w:date="2026-10-31T02:42:00Z" w16du:dateUtc="2026-10-31T02:42:00Z">
          <w:pPr>
            <w:pStyle w:val="z1qcye"/>
            <w:spacing w:before="0" w:beforeAutospacing="0" w:after="0" w:afterAutospacing="0"/>
            <w:ind w:left="720"/>
          </w:pPr>
        </w:pPrChange>
      </w:pPr>
      <w:ins w:id="1049" w:author="nohemi fabiola serrano aguilar" w:date="2026-10-31T02:27:00Z" w16du:dateUtc="2026-10-31T02:27:00Z">
        <w:r w:rsidRPr="00CC79A1">
          <w:rPr>
            <w:rStyle w:val="Strong"/>
            <w:rFonts w:ascii="Calibri" w:hAnsi="Calibri" w:cs="Calibri"/>
            <w:rPrChange w:id="1050" w:author="nohemi fabiola serrano aguilar" w:date="2026-10-31T02:27:00Z" w16du:dateUtc="2026-10-31T02:27:00Z">
              <w:rPr>
                <w:rStyle w:val="Strong"/>
                <w:rFonts w:ascii="Arial" w:hAnsi="Arial" w:cs="Arial"/>
              </w:rPr>
            </w:rPrChange>
          </w:rPr>
          <w:t>IBM</w:t>
        </w:r>
        <w:r w:rsidRPr="00CC79A1">
          <w:rPr>
            <w:rStyle w:val="inqyif"/>
            <w:rFonts w:ascii="Calibri" w:hAnsi="Calibri" w:cs="Calibri"/>
            <w:rPrChange w:id="1051" w:author="nohemi fabiola serrano aguilar" w:date="2026-10-31T02:27:00Z" w16du:dateUtc="2026-10-31T02:27:00Z">
              <w:rPr>
                <w:rStyle w:val="inqyif"/>
                <w:rFonts w:ascii="Arial" w:hAnsi="Arial" w:cs="Arial"/>
              </w:rPr>
            </w:rPrChange>
          </w:rPr>
          <w:t xml:space="preserve">, 2026. </w:t>
        </w:r>
        <w:r w:rsidRPr="00CC79A1">
          <w:rPr>
            <w:rStyle w:val="Emphasis"/>
            <w:rFonts w:ascii="Calibri" w:hAnsi="Calibri" w:cs="Calibri"/>
            <w:rPrChange w:id="1052" w:author="nohemi fabiola serrano aguilar" w:date="2026-10-31T02:27:00Z" w16du:dateUtc="2026-10-31T02:27:00Z">
              <w:rPr>
                <w:rStyle w:val="Emphasis"/>
                <w:rFonts w:ascii="Arial" w:hAnsi="Arial" w:cs="Arial"/>
              </w:rPr>
            </w:rPrChange>
          </w:rPr>
          <w:t>IBM HR Analytics Employee Attrition &amp; Performance Dataset</w:t>
        </w:r>
        <w:r w:rsidRPr="00F43493">
          <w:rPr>
            <w:rStyle w:val="inqyif"/>
            <w:rFonts w:ascii="Calibri" w:hAnsi="Calibri" w:cs="Calibri"/>
            <w:rPrChange w:id="1053" w:author="nohemi fabiola serrano aguilar" w:date="2026-10-31T02:42:00Z" w16du:dateUtc="2026-10-31T02:42:00Z">
              <w:rPr>
                <w:rStyle w:val="inqyif"/>
                <w:rFonts w:ascii="Arial" w:hAnsi="Arial" w:cs="Arial"/>
              </w:rPr>
            </w:rPrChange>
          </w:rPr>
          <w:t xml:space="preserve">. </w:t>
        </w:r>
        <w:r w:rsidRPr="00F43493">
          <w:rPr>
            <w:rStyle w:val="inqyif"/>
            <w:rFonts w:ascii="Calibri" w:hAnsi="Calibri" w:cs="Calibri"/>
            <w:lang w:val="es-MX"/>
            <w:rPrChange w:id="1054" w:author="nohemi fabiola serrano aguilar" w:date="2026-10-31T02:42:00Z" w16du:dateUtc="2026-10-31T02:42:00Z">
              <w:rPr>
                <w:rStyle w:val="inqyif"/>
                <w:rFonts w:ascii="Arial" w:hAnsi="Arial" w:cs="Arial"/>
              </w:rPr>
            </w:rPrChange>
          </w:rPr>
          <w:t>[</w:t>
        </w:r>
      </w:ins>
      <w:ins w:id="1055" w:author="nohemi fabiola serrano aguilar" w:date="2026-10-31T02:38:00Z">
        <w:r w:rsidR="003E726F" w:rsidRPr="00F43493">
          <w:rPr>
            <w:rFonts w:ascii="Calibri" w:hAnsi="Calibri" w:cs="Calibri"/>
            <w:lang w:val="es-MX"/>
            <w:rPrChange w:id="1056" w:author="nohemi fabiola serrano aguilar" w:date="2026-10-31T02:42:00Z" w16du:dateUtc="2026-10-31T02:42:00Z">
              <w:rPr>
                <w:rFonts w:ascii="Calibri" w:hAnsi="Calibri" w:cs="Calibri"/>
              </w:rPr>
            </w:rPrChange>
          </w:rPr>
          <w:t>WA_Fn-UseC_-HR-Employee-Attrition</w:t>
        </w:r>
      </w:ins>
      <w:ins w:id="1057" w:author="nohemi fabiola serrano aguilar" w:date="2026-10-31T02:38:00Z" w16du:dateUtc="2026-10-31T02:38:00Z">
        <w:r w:rsidR="003E726F" w:rsidRPr="00F43493">
          <w:rPr>
            <w:rFonts w:ascii="Calibri" w:hAnsi="Calibri" w:cs="Calibri"/>
            <w:lang w:val="es-MX"/>
          </w:rPr>
          <w:t xml:space="preserve">] </w:t>
        </w:r>
        <w:r w:rsidR="003E726F" w:rsidRPr="00F43493">
          <w:rPr>
            <w:rStyle w:val="inqyif"/>
            <w:rFonts w:ascii="Calibri" w:hAnsi="Calibri" w:cs="Calibri"/>
            <w:lang w:val="es-MX"/>
          </w:rPr>
          <w:t>Available at</w:t>
        </w:r>
      </w:ins>
      <w:ins w:id="1058" w:author="nohemi fabiola serrano aguilar" w:date="2026-10-31T02:27:00Z" w16du:dateUtc="2026-10-31T02:27:00Z">
        <w:r w:rsidRPr="00F43493">
          <w:rPr>
            <w:rStyle w:val="inqyif"/>
            <w:rFonts w:ascii="Calibri" w:hAnsi="Calibri" w:cs="Calibri"/>
            <w:lang w:val="es-MX"/>
            <w:rPrChange w:id="1059" w:author="nohemi fabiola serrano aguilar" w:date="2026-10-31T02:42:00Z" w16du:dateUtc="2026-10-31T02:42:00Z">
              <w:rPr>
                <w:rStyle w:val="inqyif"/>
                <w:rFonts w:ascii="Arial" w:hAnsi="Arial" w:cs="Arial"/>
              </w:rPr>
            </w:rPrChange>
          </w:rPr>
          <w:t xml:space="preserve">: </w:t>
        </w:r>
      </w:ins>
    </w:p>
    <w:p w14:paraId="13ECEC96" w14:textId="77777777" w:rsidR="00F43493" w:rsidRDefault="00F43493" w:rsidP="003E726F">
      <w:pPr>
        <w:pStyle w:val="z1qcye"/>
        <w:spacing w:before="0" w:beforeAutospacing="0" w:after="0" w:afterAutospacing="0"/>
        <w:ind w:left="720"/>
        <w:rPr>
          <w:ins w:id="1060" w:author="nohemi fabiola serrano aguilar" w:date="2026-10-31T02:39:00Z" w16du:dateUtc="2026-10-31T02:39:00Z"/>
          <w:rStyle w:val="inqyif"/>
          <w:rFonts w:ascii="Calibri" w:hAnsi="Calibri" w:cs="Calibri"/>
          <w:lang w:val="es-MX"/>
        </w:rPr>
      </w:pPr>
    </w:p>
    <w:p w14:paraId="386C8B7B" w14:textId="77777777" w:rsidR="00F43493" w:rsidRDefault="00F43493" w:rsidP="00F43493">
      <w:pPr>
        <w:pStyle w:val="z1qcye"/>
        <w:spacing w:before="0" w:beforeAutospacing="0" w:after="0" w:afterAutospacing="0"/>
        <w:ind w:left="720"/>
        <w:rPr>
          <w:ins w:id="1061" w:author="nohemi fabiola serrano aguilar" w:date="2026-10-31T02:39:00Z" w16du:dateUtc="2026-10-31T02:39:00Z"/>
          <w:rStyle w:val="inqyif"/>
          <w:rFonts w:ascii="Calibri" w:hAnsi="Calibri" w:cs="Calibri"/>
          <w:lang w:val="es-MX"/>
        </w:rPr>
      </w:pPr>
      <w:ins w:id="1062" w:author="nohemi fabiola serrano aguilar" w:date="2026-10-31T02:39:00Z" w16du:dateUtc="2026-10-31T02:39:00Z">
        <w:r>
          <w:rPr>
            <w:rFonts w:ascii="Calibri" w:hAnsi="Calibri" w:cs="Calibri"/>
            <w:lang w:val="es-MX"/>
          </w:rPr>
          <w:fldChar w:fldCharType="begin"/>
        </w:r>
        <w:r>
          <w:rPr>
            <w:rFonts w:ascii="Calibri" w:hAnsi="Calibri" w:cs="Calibri"/>
            <w:lang w:val="es-MX"/>
          </w:rPr>
          <w:instrText>HYPERLINK "</w:instrText>
        </w:r>
      </w:ins>
      <w:ins w:id="1063" w:author="nohemi fabiola serrano aguilar" w:date="2026-10-31T02:39:00Z">
        <w:r w:rsidRPr="00F43493">
          <w:rPr>
            <w:rFonts w:ascii="Calibri" w:hAnsi="Calibri" w:cs="Calibri"/>
            <w:lang w:val="es-MX"/>
            <w:rPrChange w:id="1064" w:author="nohemi fabiola serrano aguilar" w:date="2026-10-31T02:39:00Z" w16du:dateUtc="2026-10-31T02:39:00Z">
              <w:rPr>
                <w:rStyle w:val="Hyperlink"/>
                <w:rFonts w:ascii="Calibri" w:hAnsi="Calibri" w:cs="Calibri"/>
              </w:rPr>
            </w:rPrChange>
          </w:rPr>
          <w:instrText>https://www.kaggle.com/datasets/pavansubhasht/ibm-hr-analytics-attrition-dataset</w:instrText>
        </w:r>
      </w:ins>
      <w:ins w:id="1065" w:author="nohemi fabiola serrano aguilar" w:date="2026-10-31T02:39:00Z" w16du:dateUtc="2026-10-31T02:39:00Z">
        <w:r>
          <w:rPr>
            <w:rFonts w:ascii="Calibri" w:hAnsi="Calibri" w:cs="Calibri"/>
            <w:lang w:val="es-MX"/>
          </w:rPr>
          <w:instrText>"</w:instrText>
        </w:r>
        <w:r>
          <w:rPr>
            <w:rFonts w:ascii="Calibri" w:hAnsi="Calibri" w:cs="Calibri"/>
            <w:lang w:val="es-MX"/>
          </w:rPr>
          <w:fldChar w:fldCharType="separate"/>
        </w:r>
      </w:ins>
      <w:ins w:id="1066" w:author="nohemi fabiola serrano aguilar" w:date="2026-10-31T02:39:00Z">
        <w:r w:rsidRPr="006B5C6A">
          <w:rPr>
            <w:rStyle w:val="Hyperlink"/>
            <w:rFonts w:ascii="Calibri" w:hAnsi="Calibri" w:cs="Calibri"/>
            <w:lang w:val="es-MX"/>
            <w:rPrChange w:id="1067" w:author="nohemi fabiola serrano aguilar" w:date="2026-10-31T02:39:00Z" w16du:dateUtc="2026-10-31T02:39:00Z">
              <w:rPr>
                <w:rStyle w:val="Hyperlink"/>
                <w:rFonts w:ascii="Calibri" w:hAnsi="Calibri" w:cs="Calibri"/>
              </w:rPr>
            </w:rPrChange>
          </w:rPr>
          <w:t>https://www.kaggle.com/datasets/pavansubhasht/ibm-hr-analytics-attrition-dataset</w:t>
        </w:r>
      </w:ins>
      <w:ins w:id="1068" w:author="nohemi fabiola serrano aguilar" w:date="2026-10-31T02:39:00Z" w16du:dateUtc="2026-10-31T02:39:00Z">
        <w:r>
          <w:rPr>
            <w:rFonts w:ascii="Calibri" w:hAnsi="Calibri" w:cs="Calibri"/>
            <w:lang w:val="es-MX"/>
          </w:rPr>
          <w:fldChar w:fldCharType="end"/>
        </w:r>
      </w:ins>
    </w:p>
    <w:p w14:paraId="44B32A51" w14:textId="76F110C8" w:rsidR="003E726F" w:rsidRDefault="00CC79A1" w:rsidP="00F43493">
      <w:pPr>
        <w:pStyle w:val="z1qcye"/>
        <w:spacing w:before="0" w:beforeAutospacing="0" w:after="0" w:afterAutospacing="0"/>
        <w:ind w:left="720"/>
        <w:rPr>
          <w:ins w:id="1069" w:author="nohemi fabiola serrano aguilar" w:date="2026-10-31T02:35:00Z" w16du:dateUtc="2026-10-31T02:35:00Z"/>
          <w:rStyle w:val="inqyif"/>
          <w:rFonts w:ascii="Calibri" w:hAnsi="Calibri" w:cs="Calibri"/>
          <w:lang w:val="es-MX"/>
        </w:rPr>
      </w:pPr>
      <w:ins w:id="1070" w:author="nohemi fabiola serrano aguilar" w:date="2026-10-31T02:27:00Z" w16du:dateUtc="2026-10-31T02:27:00Z">
        <w:r w:rsidRPr="00CC79A1">
          <w:rPr>
            <w:rStyle w:val="inqyif"/>
            <w:rFonts w:ascii="Calibri" w:hAnsi="Calibri" w:cs="Calibri"/>
            <w:lang w:val="es-MX"/>
            <w:rPrChange w:id="1071" w:author="nohemi fabiola serrano aguilar" w:date="2026-10-31T02:27:00Z" w16du:dateUtc="2026-10-31T02:27:00Z">
              <w:rPr>
                <w:rStyle w:val="inqyif"/>
                <w:rFonts w:ascii="Arial" w:hAnsi="Arial" w:cs="Arial"/>
              </w:rPr>
            </w:rPrChange>
          </w:rPr>
          <w:t>[</w:t>
        </w:r>
      </w:ins>
      <w:ins w:id="1072" w:author="nohemi fabiola serrano aguilar" w:date="2026-10-31T02:41:00Z" w16du:dateUtc="2026-10-31T02:41:00Z">
        <w:r w:rsidR="00F43493">
          <w:rPr>
            <w:rStyle w:val="inqyif"/>
            <w:rFonts w:ascii="Calibri" w:hAnsi="Calibri" w:cs="Calibri"/>
            <w:lang w:val="es-MX"/>
          </w:rPr>
          <w:t>Accesed:</w:t>
        </w:r>
      </w:ins>
      <w:ins w:id="1073" w:author="nohemi fabiola serrano aguilar" w:date="2026-10-31T02:27:00Z" w16du:dateUtc="2026-10-31T02:27:00Z">
        <w:r w:rsidRPr="00CC79A1">
          <w:rPr>
            <w:rStyle w:val="inqyif"/>
            <w:rFonts w:ascii="Calibri" w:hAnsi="Calibri" w:cs="Calibri"/>
            <w:lang w:val="es-MX"/>
            <w:rPrChange w:id="1074" w:author="nohemi fabiola serrano aguilar" w:date="2026-10-31T02:27:00Z" w16du:dateUtc="2026-10-31T02:27:00Z">
              <w:rPr>
                <w:rStyle w:val="inqyif"/>
                <w:rFonts w:ascii="Arial" w:hAnsi="Arial" w:cs="Arial"/>
              </w:rPr>
            </w:rPrChange>
          </w:rPr>
          <w:t xml:space="preserve"> </w:t>
        </w:r>
      </w:ins>
      <w:ins w:id="1075" w:author="nohemi fabiola serrano aguilar" w:date="2026-10-31T02:41:00Z" w16du:dateUtc="2026-10-31T02:41:00Z">
        <w:r w:rsidR="00F43493">
          <w:rPr>
            <w:rStyle w:val="inqyif"/>
            <w:rFonts w:ascii="Calibri" w:hAnsi="Calibri" w:cs="Calibri"/>
            <w:lang w:val="es-MX"/>
          </w:rPr>
          <w:t>26</w:t>
        </w:r>
      </w:ins>
      <w:ins w:id="1076" w:author="nohemi fabiola serrano aguilar" w:date="2026-10-31T02:40:00Z" w16du:dateUtc="2026-10-31T02:40:00Z">
        <w:r w:rsidR="00F43493">
          <w:rPr>
            <w:rStyle w:val="inqyif"/>
            <w:rFonts w:ascii="Calibri" w:hAnsi="Calibri" w:cs="Calibri"/>
            <w:lang w:val="es-MX"/>
          </w:rPr>
          <w:t xml:space="preserve"> </w:t>
        </w:r>
      </w:ins>
      <w:ins w:id="1077" w:author="nohemi fabiola serrano aguilar" w:date="2026-10-31T02:27:00Z" w16du:dateUtc="2026-10-31T02:27:00Z">
        <w:r w:rsidRPr="00CC79A1">
          <w:rPr>
            <w:rStyle w:val="inqyif"/>
            <w:rFonts w:ascii="Calibri" w:hAnsi="Calibri" w:cs="Calibri"/>
            <w:lang w:val="es-MX"/>
            <w:rPrChange w:id="1078" w:author="nohemi fabiola serrano aguilar" w:date="2026-10-31T02:27:00Z" w16du:dateUtc="2026-10-31T02:27:00Z">
              <w:rPr>
                <w:rStyle w:val="inqyif"/>
                <w:rFonts w:ascii="Arial" w:hAnsi="Arial" w:cs="Arial"/>
              </w:rPr>
            </w:rPrChange>
          </w:rPr>
          <w:t>oct</w:t>
        </w:r>
      </w:ins>
      <w:ins w:id="1079" w:author="nohemi fabiola serrano aguilar" w:date="2026-10-31T02:39:00Z" w16du:dateUtc="2026-10-31T02:39:00Z">
        <w:r w:rsidR="00F43493">
          <w:rPr>
            <w:rStyle w:val="inqyif"/>
            <w:rFonts w:ascii="Calibri" w:hAnsi="Calibri" w:cs="Calibri"/>
            <w:lang w:val="es-MX"/>
          </w:rPr>
          <w:t>ober</w:t>
        </w:r>
      </w:ins>
      <w:ins w:id="1080" w:author="nohemi fabiola serrano aguilar" w:date="2026-10-31T02:27:00Z" w16du:dateUtc="2026-10-31T02:27:00Z">
        <w:r w:rsidRPr="00CC79A1">
          <w:rPr>
            <w:rStyle w:val="inqyif"/>
            <w:rFonts w:ascii="Calibri" w:hAnsi="Calibri" w:cs="Calibri"/>
            <w:lang w:val="es-MX"/>
            <w:rPrChange w:id="1081" w:author="nohemi fabiola serrano aguilar" w:date="2026-10-31T02:27:00Z" w16du:dateUtc="2026-10-31T02:27:00Z">
              <w:rPr>
                <w:rStyle w:val="inqyif"/>
                <w:rFonts w:ascii="Arial" w:hAnsi="Arial" w:cs="Arial"/>
              </w:rPr>
            </w:rPrChange>
          </w:rPr>
          <w:t xml:space="preserve"> 2026].</w:t>
        </w:r>
      </w:ins>
    </w:p>
    <w:p w14:paraId="082FB910" w14:textId="77777777" w:rsidR="003E726F" w:rsidRDefault="003E726F" w:rsidP="003E726F">
      <w:pPr>
        <w:pStyle w:val="z1qcye"/>
        <w:spacing w:before="0" w:beforeAutospacing="0" w:after="0" w:afterAutospacing="0"/>
        <w:ind w:left="720"/>
        <w:rPr>
          <w:ins w:id="1082" w:author="nohemi fabiola serrano aguilar" w:date="2026-10-31T02:35:00Z" w16du:dateUtc="2026-10-31T02:35:00Z"/>
          <w:rStyle w:val="inqyif"/>
          <w:rFonts w:ascii="Calibri" w:hAnsi="Calibri" w:cs="Calibri"/>
          <w:lang w:val="es-MX"/>
        </w:rPr>
      </w:pPr>
    </w:p>
    <w:p w14:paraId="5ECCD308" w14:textId="4DE13974" w:rsidR="003E726F" w:rsidRPr="003E726F" w:rsidRDefault="003E726F" w:rsidP="003E726F">
      <w:pPr>
        <w:pStyle w:val="z1qcye"/>
        <w:numPr>
          <w:ilvl w:val="0"/>
          <w:numId w:val="10"/>
        </w:numPr>
        <w:spacing w:before="0" w:beforeAutospacing="0" w:after="0" w:afterAutospacing="0"/>
        <w:rPr>
          <w:ins w:id="1083" w:author="nohemi fabiola serrano aguilar" w:date="2026-10-31T02:35:00Z" w16du:dateUtc="2026-10-31T02:35:00Z"/>
          <w:rStyle w:val="inqyif"/>
          <w:rFonts w:ascii="Calibri" w:hAnsi="Calibri" w:cs="Calibri"/>
          <w:lang w:val="es-MX"/>
          <w:rPrChange w:id="1084" w:author="nohemi fabiola serrano aguilar" w:date="2026-10-31T02:35:00Z" w16du:dateUtc="2026-10-31T02:35:00Z">
            <w:rPr>
              <w:ins w:id="1085" w:author="nohemi fabiola serrano aguilar" w:date="2026-10-31T02:35:00Z" w16du:dateUtc="2026-10-31T02:35:00Z"/>
              <w:rStyle w:val="inqyif"/>
              <w:rFonts w:ascii="Calibri" w:hAnsi="Calibri" w:cs="Calibri"/>
            </w:rPr>
          </w:rPrChange>
        </w:rPr>
      </w:pPr>
      <w:ins w:id="1086" w:author="nohemi fabiola serrano aguilar" w:date="2026-10-31T02:35:00Z" w16du:dateUtc="2026-10-31T02:35:00Z">
        <w:r>
          <w:rPr>
            <w:rStyle w:val="Strong"/>
            <w:rFonts w:ascii="Calibri" w:hAnsi="Calibri" w:cs="Calibri"/>
            <w:i/>
            <w:iCs/>
          </w:rPr>
          <w:t xml:space="preserve">PMF </w:t>
        </w:r>
      </w:ins>
      <w:ins w:id="1087" w:author="nohemi fabiola serrano aguilar" w:date="2026-10-31T02:36:00Z" w16du:dateUtc="2026-10-31T02:36:00Z">
        <w:r>
          <w:rPr>
            <w:rStyle w:val="Strong"/>
            <w:rFonts w:ascii="Calibri" w:hAnsi="Calibri" w:cs="Calibri"/>
            <w:i/>
            <w:iCs/>
          </w:rPr>
          <w:t>PDF CDF</w:t>
        </w:r>
      </w:ins>
      <w:ins w:id="1088" w:author="nohemi fabiola serrano aguilar" w:date="2026-10-31T02:35:00Z" w16du:dateUtc="2026-10-31T02:35:00Z">
        <w:r w:rsidRPr="003E726F">
          <w:rPr>
            <w:rStyle w:val="inqyif"/>
            <w:rFonts w:ascii="Calibri" w:hAnsi="Calibri" w:cs="Calibri"/>
          </w:rPr>
          <w:t xml:space="preserve">, 2026. </w:t>
        </w:r>
        <w:r w:rsidRPr="00E56E8C">
          <w:rPr>
            <w:rStyle w:val="inqyif"/>
            <w:rFonts w:ascii="Calibri" w:hAnsi="Calibri" w:cs="Calibri"/>
          </w:rPr>
          <w:t>[</w:t>
        </w:r>
        <w:r>
          <w:rPr>
            <w:rStyle w:val="inqyif"/>
            <w:rFonts w:ascii="Calibri" w:hAnsi="Calibri" w:cs="Calibri"/>
          </w:rPr>
          <w:t>Jupiter Notebook</w:t>
        </w:r>
        <w:r w:rsidRPr="00E56E8C">
          <w:rPr>
            <w:rStyle w:val="inqyif"/>
            <w:rFonts w:ascii="Calibri" w:hAnsi="Calibri" w:cs="Calibri"/>
          </w:rPr>
          <w:t>] Documento inédito preparado para la materia Statistical Techniques for Data Analysis, CCT College Dublin</w:t>
        </w:r>
      </w:ins>
    </w:p>
    <w:p w14:paraId="70DF250A" w14:textId="5E865A49" w:rsidR="000A3B1D" w:rsidRDefault="000A3B1D">
      <w:pPr>
        <w:jc w:val="both"/>
        <w:rPr>
          <w:ins w:id="1089" w:author="nohemi fabiola serrano aguilar" w:date="2026-10-31T02:43:00Z" w16du:dateUtc="2026-10-31T02:43:00Z"/>
          <w:rFonts w:ascii="Calibri" w:hAnsi="Calibri" w:cs="Calibri"/>
          <w:sz w:val="24"/>
          <w:szCs w:val="24"/>
          <w:lang w:val="es-MX"/>
        </w:rPr>
      </w:pPr>
    </w:p>
    <w:p w14:paraId="5D4F53E9" w14:textId="77777777" w:rsidR="00F43493" w:rsidRDefault="00F43493">
      <w:pPr>
        <w:jc w:val="both"/>
        <w:rPr>
          <w:ins w:id="1090" w:author="nohemi fabiola serrano aguilar" w:date="2026-10-31T02:43:00Z" w16du:dateUtc="2026-10-31T02:43:00Z"/>
          <w:rFonts w:ascii="Calibri" w:hAnsi="Calibri" w:cs="Calibri"/>
          <w:sz w:val="24"/>
          <w:szCs w:val="24"/>
          <w:lang w:val="es-MX"/>
        </w:rPr>
      </w:pPr>
    </w:p>
    <w:p w14:paraId="0B122F85" w14:textId="77777777" w:rsidR="00F43493" w:rsidRDefault="00F43493">
      <w:pPr>
        <w:jc w:val="both"/>
        <w:rPr>
          <w:ins w:id="1091" w:author="nohemi fabiola serrano aguilar" w:date="2026-10-31T02:43:00Z" w16du:dateUtc="2026-10-31T02:43:00Z"/>
          <w:rFonts w:ascii="Calibri" w:hAnsi="Calibri" w:cs="Calibri"/>
          <w:sz w:val="24"/>
          <w:szCs w:val="24"/>
          <w:lang w:val="es-MX"/>
        </w:rPr>
      </w:pPr>
    </w:p>
    <w:p w14:paraId="7DEC77DB" w14:textId="77777777" w:rsidR="00F43493" w:rsidRDefault="00F43493">
      <w:pPr>
        <w:jc w:val="both"/>
        <w:rPr>
          <w:ins w:id="1092" w:author="nohemi fabiola serrano aguilar" w:date="2026-10-31T02:43:00Z" w16du:dateUtc="2026-10-31T02:43:00Z"/>
          <w:rFonts w:ascii="Calibri" w:hAnsi="Calibri" w:cs="Calibri"/>
          <w:sz w:val="24"/>
          <w:szCs w:val="24"/>
          <w:lang w:val="es-MX"/>
        </w:rPr>
      </w:pPr>
    </w:p>
    <w:p w14:paraId="4D36AEED" w14:textId="77777777" w:rsidR="00F43493" w:rsidRDefault="00F43493">
      <w:pPr>
        <w:jc w:val="both"/>
        <w:rPr>
          <w:ins w:id="1093" w:author="nohemi fabiola serrano aguilar" w:date="2026-10-31T02:43:00Z" w16du:dateUtc="2026-10-31T02:43:00Z"/>
          <w:rFonts w:ascii="Calibri" w:hAnsi="Calibri" w:cs="Calibri"/>
          <w:sz w:val="24"/>
          <w:szCs w:val="24"/>
          <w:lang w:val="es-MX"/>
        </w:rPr>
      </w:pPr>
    </w:p>
    <w:p w14:paraId="50BF87C1" w14:textId="77777777" w:rsidR="00F43493" w:rsidRDefault="00F43493">
      <w:pPr>
        <w:jc w:val="both"/>
        <w:rPr>
          <w:ins w:id="1094" w:author="nohemi fabiola serrano aguilar" w:date="2026-10-31T02:43:00Z" w16du:dateUtc="2026-10-31T02:43:00Z"/>
          <w:rFonts w:ascii="Calibri" w:hAnsi="Calibri" w:cs="Calibri"/>
          <w:sz w:val="24"/>
          <w:szCs w:val="24"/>
          <w:lang w:val="es-MX"/>
        </w:rPr>
      </w:pPr>
    </w:p>
    <w:p w14:paraId="3021E26C" w14:textId="77777777" w:rsidR="00F43493" w:rsidRPr="00F43493" w:rsidRDefault="00F43493" w:rsidP="00F43493">
      <w:pPr>
        <w:jc w:val="both"/>
        <w:rPr>
          <w:ins w:id="1095" w:author="nohemi fabiola serrano aguilar" w:date="2026-10-31T02:43:00Z"/>
          <w:rFonts w:ascii="Calibri" w:hAnsi="Calibri" w:cs="Calibri"/>
          <w:b/>
          <w:sz w:val="24"/>
          <w:szCs w:val="24"/>
        </w:rPr>
      </w:pPr>
      <w:ins w:id="1096" w:author="nohemi fabiola serrano aguilar" w:date="2026-10-31T02:43:00Z">
        <w:r w:rsidRPr="00F43493">
          <w:rPr>
            <w:rFonts w:ascii="Calibri" w:hAnsi="Calibri" w:cs="Calibri"/>
            <w:b/>
            <w:sz w:val="24"/>
            <w:szCs w:val="24"/>
          </w:rPr>
          <w:lastRenderedPageBreak/>
          <w:t>Use of Artificial Intelligence</w:t>
        </w:r>
      </w:ins>
    </w:p>
    <w:p w14:paraId="1EF8149D" w14:textId="77777777" w:rsidR="00F43493" w:rsidRPr="00F43493" w:rsidRDefault="00F43493" w:rsidP="00F43493">
      <w:pPr>
        <w:jc w:val="both"/>
        <w:rPr>
          <w:ins w:id="1097" w:author="nohemi fabiola serrano aguilar" w:date="2026-10-31T02:43:00Z"/>
          <w:rFonts w:ascii="Calibri" w:hAnsi="Calibri" w:cs="Calibri"/>
          <w:sz w:val="24"/>
          <w:szCs w:val="24"/>
        </w:rPr>
      </w:pPr>
      <w:ins w:id="1098" w:author="nohemi fabiola serrano aguilar" w:date="2026-10-31T02:43:00Z">
        <w:r w:rsidRPr="00F43493">
          <w:rPr>
            <w:rFonts w:ascii="Calibri" w:hAnsi="Calibri" w:cs="Calibri"/>
            <w:sz w:val="24"/>
            <w:szCs w:val="24"/>
          </w:rPr>
          <w:t>This assessment applies the AI Fluency Framework — four interconnected competencies for effective, efficient, ethical and safe AI use. Your engagement with AI will be reviewed across all four dimensions:</w:t>
        </w:r>
      </w:ins>
    </w:p>
    <w:tbl>
      <w:tblPr>
        <w:tblW w:w="93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485"/>
        <w:gridCol w:w="4905"/>
      </w:tblGrid>
      <w:tr w:rsidR="00F43493" w:rsidRPr="00F43493" w14:paraId="57A7F0A6" w14:textId="77777777">
        <w:trPr>
          <w:ins w:id="1099" w:author="nohemi fabiola serrano aguilar" w:date="2026-10-31T02:43:00Z"/>
        </w:trPr>
        <w:tc>
          <w:tcPr>
            <w:tcW w:w="4485"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hideMark/>
          </w:tcPr>
          <w:p w14:paraId="2E3B9A89" w14:textId="77777777" w:rsidR="00F43493" w:rsidRPr="00F43493" w:rsidRDefault="00F43493" w:rsidP="00F43493">
            <w:pPr>
              <w:jc w:val="both"/>
              <w:rPr>
                <w:ins w:id="1100" w:author="nohemi fabiola serrano aguilar" w:date="2026-10-31T02:43:00Z"/>
                <w:rFonts w:ascii="Calibri" w:hAnsi="Calibri" w:cs="Calibri"/>
                <w:sz w:val="24"/>
                <w:szCs w:val="24"/>
              </w:rPr>
            </w:pPr>
            <w:ins w:id="1101" w:author="nohemi fabiola serrano aguilar" w:date="2026-10-31T02:43:00Z">
              <w:r w:rsidRPr="00F43493">
                <w:rPr>
                  <w:rFonts w:ascii="Calibri" w:hAnsi="Calibri" w:cs="Calibri"/>
                  <w:b/>
                  <w:bCs/>
                  <w:sz w:val="24"/>
                  <w:szCs w:val="24"/>
                </w:rPr>
                <w:t>Delegation</w:t>
              </w:r>
            </w:ins>
          </w:p>
          <w:p w14:paraId="3FA448E5" w14:textId="77777777" w:rsidR="00F43493" w:rsidRPr="00F43493" w:rsidRDefault="00F43493" w:rsidP="00F43493">
            <w:pPr>
              <w:jc w:val="both"/>
              <w:rPr>
                <w:ins w:id="1102" w:author="nohemi fabiola serrano aguilar" w:date="2026-10-31T02:43:00Z"/>
                <w:rFonts w:ascii="Calibri" w:hAnsi="Calibri" w:cs="Calibri"/>
                <w:sz w:val="24"/>
                <w:szCs w:val="24"/>
              </w:rPr>
            </w:pPr>
            <w:ins w:id="1103" w:author="nohemi fabiola serrano aguilar" w:date="2026-10-31T02:43:00Z">
              <w:r w:rsidRPr="00F43493">
                <w:rPr>
                  <w:rFonts w:ascii="Calibri" w:hAnsi="Calibri" w:cs="Calibri"/>
                  <w:sz w:val="24"/>
                  <w:szCs w:val="24"/>
                </w:rPr>
                <w:t>Setting goals and deciding whether, when and how to engage with AI.</w:t>
              </w:r>
            </w:ins>
          </w:p>
        </w:tc>
        <w:tc>
          <w:tcPr>
            <w:tcW w:w="4905"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hideMark/>
          </w:tcPr>
          <w:p w14:paraId="1C8D4BD7" w14:textId="77777777" w:rsidR="00F43493" w:rsidRPr="00F43493" w:rsidRDefault="00F43493" w:rsidP="00F43493">
            <w:pPr>
              <w:jc w:val="both"/>
              <w:rPr>
                <w:ins w:id="1104" w:author="nohemi fabiola serrano aguilar" w:date="2026-10-31T02:43:00Z"/>
                <w:rFonts w:ascii="Calibri" w:hAnsi="Calibri" w:cs="Calibri"/>
                <w:sz w:val="24"/>
                <w:szCs w:val="24"/>
              </w:rPr>
            </w:pPr>
            <w:ins w:id="1105" w:author="nohemi fabiola serrano aguilar" w:date="2026-10-31T02:43:00Z">
              <w:r w:rsidRPr="00F43493">
                <w:rPr>
                  <w:rFonts w:ascii="Calibri" w:hAnsi="Calibri" w:cs="Calibri"/>
                  <w:b/>
                  <w:bCs/>
                  <w:sz w:val="24"/>
                  <w:szCs w:val="24"/>
                </w:rPr>
                <w:t>Description</w:t>
              </w:r>
            </w:ins>
          </w:p>
          <w:p w14:paraId="73A337FE" w14:textId="77777777" w:rsidR="00F43493" w:rsidRPr="00F43493" w:rsidRDefault="00F43493" w:rsidP="00F43493">
            <w:pPr>
              <w:jc w:val="both"/>
              <w:rPr>
                <w:ins w:id="1106" w:author="nohemi fabiola serrano aguilar" w:date="2026-10-31T02:43:00Z"/>
                <w:rFonts w:ascii="Calibri" w:hAnsi="Calibri" w:cs="Calibri"/>
                <w:sz w:val="24"/>
                <w:szCs w:val="24"/>
              </w:rPr>
            </w:pPr>
            <w:ins w:id="1107" w:author="nohemi fabiola serrano aguilar" w:date="2026-10-31T02:43:00Z">
              <w:r w:rsidRPr="00F43493">
                <w:rPr>
                  <w:rFonts w:ascii="Calibri" w:hAnsi="Calibri" w:cs="Calibri"/>
                  <w:sz w:val="24"/>
                  <w:szCs w:val="24"/>
                </w:rPr>
                <w:t>Effectively describing goals to prompt useful AI behaviours and outputs.</w:t>
              </w:r>
            </w:ins>
          </w:p>
        </w:tc>
      </w:tr>
      <w:tr w:rsidR="00F43493" w:rsidRPr="00F43493" w14:paraId="7AEA53AE" w14:textId="77777777">
        <w:trPr>
          <w:ins w:id="1108" w:author="nohemi fabiola serrano aguilar" w:date="2026-10-31T02:43:00Z"/>
        </w:trPr>
        <w:tc>
          <w:tcPr>
            <w:tcW w:w="4485"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hideMark/>
          </w:tcPr>
          <w:p w14:paraId="60C8075D" w14:textId="77777777" w:rsidR="00F43493" w:rsidRPr="00F43493" w:rsidRDefault="00F43493" w:rsidP="00F43493">
            <w:pPr>
              <w:jc w:val="both"/>
              <w:rPr>
                <w:ins w:id="1109" w:author="nohemi fabiola serrano aguilar" w:date="2026-10-31T02:43:00Z"/>
                <w:rFonts w:ascii="Calibri" w:hAnsi="Calibri" w:cs="Calibri"/>
                <w:sz w:val="24"/>
                <w:szCs w:val="24"/>
              </w:rPr>
            </w:pPr>
            <w:ins w:id="1110" w:author="nohemi fabiola serrano aguilar" w:date="2026-10-31T02:43:00Z">
              <w:r w:rsidRPr="00F43493">
                <w:rPr>
                  <w:rFonts w:ascii="Calibri" w:hAnsi="Calibri" w:cs="Calibri"/>
                  <w:b/>
                  <w:bCs/>
                  <w:sz w:val="24"/>
                  <w:szCs w:val="24"/>
                </w:rPr>
                <w:t>Discernment</w:t>
              </w:r>
            </w:ins>
          </w:p>
          <w:p w14:paraId="74CF6CAC" w14:textId="77777777" w:rsidR="00F43493" w:rsidRPr="00F43493" w:rsidRDefault="00F43493" w:rsidP="00F43493">
            <w:pPr>
              <w:jc w:val="both"/>
              <w:rPr>
                <w:ins w:id="1111" w:author="nohemi fabiola serrano aguilar" w:date="2026-10-31T02:43:00Z"/>
                <w:rFonts w:ascii="Calibri" w:hAnsi="Calibri" w:cs="Calibri"/>
                <w:sz w:val="24"/>
                <w:szCs w:val="24"/>
              </w:rPr>
            </w:pPr>
            <w:ins w:id="1112" w:author="nohemi fabiola serrano aguilar" w:date="2026-10-31T02:43:00Z">
              <w:r w:rsidRPr="00F43493">
                <w:rPr>
                  <w:rFonts w:ascii="Calibri" w:hAnsi="Calibri" w:cs="Calibri"/>
                  <w:sz w:val="24"/>
                  <w:szCs w:val="24"/>
                </w:rPr>
                <w:t>Accurately assessing the usefulness of AI outputs and behaviours.</w:t>
              </w:r>
            </w:ins>
          </w:p>
        </w:tc>
        <w:tc>
          <w:tcPr>
            <w:tcW w:w="4905"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hideMark/>
          </w:tcPr>
          <w:p w14:paraId="54890648" w14:textId="77777777" w:rsidR="00F43493" w:rsidRPr="00F43493" w:rsidRDefault="00F43493" w:rsidP="00F43493">
            <w:pPr>
              <w:jc w:val="both"/>
              <w:rPr>
                <w:ins w:id="1113" w:author="nohemi fabiola serrano aguilar" w:date="2026-10-31T02:43:00Z"/>
                <w:rFonts w:ascii="Calibri" w:hAnsi="Calibri" w:cs="Calibri"/>
                <w:sz w:val="24"/>
                <w:szCs w:val="24"/>
              </w:rPr>
            </w:pPr>
            <w:ins w:id="1114" w:author="nohemi fabiola serrano aguilar" w:date="2026-10-31T02:43:00Z">
              <w:r w:rsidRPr="00F43493">
                <w:rPr>
                  <w:rFonts w:ascii="Calibri" w:hAnsi="Calibri" w:cs="Calibri"/>
                  <w:b/>
                  <w:bCs/>
                  <w:sz w:val="24"/>
                  <w:szCs w:val="24"/>
                </w:rPr>
                <w:t>Diligence</w:t>
              </w:r>
            </w:ins>
          </w:p>
          <w:p w14:paraId="27C2E57A" w14:textId="77777777" w:rsidR="00F43493" w:rsidRPr="00F43493" w:rsidRDefault="00F43493" w:rsidP="00F43493">
            <w:pPr>
              <w:jc w:val="both"/>
              <w:rPr>
                <w:ins w:id="1115" w:author="nohemi fabiola serrano aguilar" w:date="2026-10-31T02:43:00Z"/>
                <w:rFonts w:ascii="Calibri" w:hAnsi="Calibri" w:cs="Calibri"/>
                <w:sz w:val="24"/>
                <w:szCs w:val="24"/>
              </w:rPr>
            </w:pPr>
            <w:ins w:id="1116" w:author="nohemi fabiola serrano aguilar" w:date="2026-10-31T02:43:00Z">
              <w:r w:rsidRPr="00F43493">
                <w:rPr>
                  <w:rFonts w:ascii="Calibri" w:hAnsi="Calibri" w:cs="Calibri"/>
                  <w:sz w:val="24"/>
                  <w:szCs w:val="24"/>
                </w:rPr>
                <w:t>Taking responsibility for what we do with AI and how we do it.</w:t>
              </w:r>
            </w:ins>
          </w:p>
        </w:tc>
      </w:tr>
    </w:tbl>
    <w:p w14:paraId="0A993CAA" w14:textId="77777777" w:rsidR="00F43493" w:rsidRPr="00F43493" w:rsidRDefault="00F43493" w:rsidP="00F43493">
      <w:pPr>
        <w:jc w:val="both"/>
        <w:rPr>
          <w:ins w:id="1117" w:author="nohemi fabiola serrano aguilar" w:date="2026-10-31T02:43:00Z"/>
          <w:rFonts w:ascii="Calibri" w:hAnsi="Calibri" w:cs="Calibri"/>
          <w:sz w:val="24"/>
          <w:szCs w:val="24"/>
        </w:rPr>
      </w:pPr>
    </w:p>
    <w:p w14:paraId="5B9CF4B1" w14:textId="77777777" w:rsidR="00F43493" w:rsidRPr="00F43493" w:rsidRDefault="00F43493" w:rsidP="00F43493">
      <w:pPr>
        <w:jc w:val="both"/>
        <w:rPr>
          <w:ins w:id="1118" w:author="nohemi fabiola serrano aguilar" w:date="2026-10-31T02:43:00Z"/>
          <w:rFonts w:ascii="Calibri" w:hAnsi="Calibri" w:cs="Calibri"/>
          <w:sz w:val="24"/>
          <w:szCs w:val="24"/>
        </w:rPr>
      </w:pPr>
      <w:ins w:id="1119" w:author="nohemi fabiola serrano aguilar" w:date="2026-10-31T02:43:00Z">
        <w:r w:rsidRPr="00F43493">
          <w:rPr>
            <w:rFonts w:ascii="Calibri" w:hAnsi="Calibri" w:cs="Calibri"/>
            <w:sz w:val="24"/>
            <w:szCs w:val="24"/>
          </w:rPr>
          <w:t>AI tools may be used in this assessment. Your use of AI will be assessed across the four ‘D’ competencies of the AI Fluency Framework.</w:t>
        </w:r>
      </w:ins>
    </w:p>
    <w:p w14:paraId="2F63FFA5" w14:textId="77777777" w:rsidR="00F43493" w:rsidRPr="00F43493" w:rsidRDefault="00F43493" w:rsidP="00F43493">
      <w:pPr>
        <w:jc w:val="both"/>
        <w:rPr>
          <w:ins w:id="1120" w:author="nohemi fabiola serrano aguilar" w:date="2026-10-31T02:43:00Z"/>
          <w:rFonts w:ascii="Calibri" w:hAnsi="Calibri" w:cs="Calibri"/>
          <w:bCs/>
          <w:sz w:val="24"/>
          <w:szCs w:val="24"/>
        </w:rPr>
      </w:pPr>
      <w:bookmarkStart w:id="1121" w:name="_heading=h.rbtal5s6u0r9"/>
      <w:bookmarkEnd w:id="1121"/>
      <w:ins w:id="1122" w:author="nohemi fabiola serrano aguilar" w:date="2026-10-31T02:43:00Z">
        <w:r w:rsidRPr="00F43493">
          <w:rPr>
            <w:rFonts w:ascii="Calibri" w:hAnsi="Calibri" w:cs="Calibri"/>
            <w:b/>
            <w:sz w:val="24"/>
            <w:szCs w:val="24"/>
          </w:rPr>
          <w:t>AI Declaration using the AI Fluency Framework</w:t>
        </w:r>
      </w:ins>
    </w:p>
    <w:p w14:paraId="2A533283" w14:textId="77777777" w:rsidR="00F43493" w:rsidRPr="00F43493" w:rsidRDefault="00F43493" w:rsidP="00F43493">
      <w:pPr>
        <w:jc w:val="both"/>
        <w:rPr>
          <w:ins w:id="1123" w:author="nohemi fabiola serrano aguilar" w:date="2026-10-31T02:43:00Z"/>
          <w:rFonts w:ascii="Calibri" w:hAnsi="Calibri" w:cs="Calibri"/>
          <w:i/>
          <w:iCs/>
          <w:sz w:val="24"/>
          <w:szCs w:val="24"/>
        </w:rPr>
      </w:pPr>
      <w:ins w:id="1124" w:author="nohemi fabiola serrano aguilar" w:date="2026-10-31T02:43:00Z">
        <w:r w:rsidRPr="00F43493">
          <w:rPr>
            <w:rFonts w:ascii="Calibri" w:hAnsi="Calibri" w:cs="Calibri"/>
            <w:i/>
            <w:iCs/>
            <w:sz w:val="24"/>
            <w:szCs w:val="24"/>
          </w:rPr>
          <w:t>For use in assessment briefs and student submissions. Lecturers complete the Lecturer Expectations column per assessment; students complete the Student Response column.</w:t>
        </w:r>
      </w:ins>
    </w:p>
    <w:p w14:paraId="54C58FB3" w14:textId="77777777" w:rsidR="00F43493" w:rsidRPr="00F43493" w:rsidRDefault="00F43493" w:rsidP="00F43493">
      <w:pPr>
        <w:jc w:val="both"/>
        <w:rPr>
          <w:ins w:id="1125" w:author="nohemi fabiola serrano aguilar" w:date="2026-10-31T02:43:00Z"/>
          <w:rFonts w:ascii="Calibri" w:hAnsi="Calibri" w:cs="Calibri"/>
          <w:i/>
          <w:iCs/>
          <w:sz w:val="24"/>
          <w:szCs w:val="24"/>
        </w:rPr>
      </w:pPr>
    </w:p>
    <w:tbl>
      <w:tblPr>
        <w:tblStyle w:val="TableGrid"/>
        <w:tblW w:w="0" w:type="auto"/>
        <w:tblLook w:val="04A0" w:firstRow="1" w:lastRow="0" w:firstColumn="1" w:lastColumn="0" w:noHBand="0" w:noVBand="1"/>
      </w:tblPr>
      <w:tblGrid>
        <w:gridCol w:w="2234"/>
        <w:gridCol w:w="2323"/>
        <w:gridCol w:w="2330"/>
        <w:gridCol w:w="2129"/>
      </w:tblGrid>
      <w:tr w:rsidR="00F43493" w:rsidRPr="00F43493" w14:paraId="58C4D8B7" w14:textId="77777777">
        <w:trPr>
          <w:ins w:id="1126" w:author="nohemi fabiola serrano aguilar" w:date="2026-10-31T02:43:00Z"/>
        </w:trPr>
        <w:tc>
          <w:tcPr>
            <w:tcW w:w="3640" w:type="dxa"/>
            <w:tcBorders>
              <w:top w:val="single" w:sz="4" w:space="0" w:color="auto"/>
              <w:left w:val="single" w:sz="4" w:space="0" w:color="auto"/>
              <w:bottom w:val="single" w:sz="4" w:space="0" w:color="auto"/>
              <w:right w:val="single" w:sz="4" w:space="0" w:color="auto"/>
            </w:tcBorders>
            <w:vAlign w:val="center"/>
            <w:hideMark/>
          </w:tcPr>
          <w:p w14:paraId="3A26A423" w14:textId="77777777" w:rsidR="00F43493" w:rsidRPr="00F43493" w:rsidRDefault="00F43493" w:rsidP="00F43493">
            <w:pPr>
              <w:spacing w:after="160"/>
              <w:jc w:val="both"/>
              <w:rPr>
                <w:ins w:id="1127" w:author="nohemi fabiola serrano aguilar" w:date="2026-10-31T02:43:00Z"/>
                <w:rFonts w:ascii="Calibri" w:hAnsi="Calibri" w:cs="Calibri"/>
                <w:i/>
                <w:iCs/>
                <w:sz w:val="24"/>
                <w:szCs w:val="24"/>
              </w:rPr>
            </w:pPr>
            <w:ins w:id="1128" w:author="nohemi fabiola serrano aguilar" w:date="2026-10-31T02:43:00Z">
              <w:r w:rsidRPr="00F43493">
                <w:rPr>
                  <w:rFonts w:ascii="Calibri" w:hAnsi="Calibri" w:cs="Calibri"/>
                  <w:b/>
                  <w:bCs/>
                  <w:sz w:val="24"/>
                  <w:szCs w:val="24"/>
                </w:rPr>
                <w:t>AI competence</w:t>
              </w:r>
            </w:ins>
          </w:p>
        </w:tc>
        <w:tc>
          <w:tcPr>
            <w:tcW w:w="3640" w:type="dxa"/>
            <w:tcBorders>
              <w:top w:val="single" w:sz="4" w:space="0" w:color="auto"/>
              <w:left w:val="single" w:sz="4" w:space="0" w:color="auto"/>
              <w:bottom w:val="single" w:sz="4" w:space="0" w:color="auto"/>
              <w:right w:val="single" w:sz="4" w:space="0" w:color="auto"/>
            </w:tcBorders>
            <w:vAlign w:val="center"/>
            <w:hideMark/>
          </w:tcPr>
          <w:p w14:paraId="7773B1F2" w14:textId="77777777" w:rsidR="00F43493" w:rsidRPr="00F43493" w:rsidRDefault="00F43493" w:rsidP="00F43493">
            <w:pPr>
              <w:spacing w:after="160"/>
              <w:jc w:val="both"/>
              <w:rPr>
                <w:ins w:id="1129" w:author="nohemi fabiola serrano aguilar" w:date="2026-10-31T02:43:00Z"/>
                <w:rFonts w:ascii="Calibri" w:hAnsi="Calibri" w:cs="Calibri"/>
                <w:i/>
                <w:iCs/>
                <w:sz w:val="24"/>
                <w:szCs w:val="24"/>
              </w:rPr>
            </w:pPr>
            <w:ins w:id="1130" w:author="nohemi fabiola serrano aguilar" w:date="2026-10-31T02:43:00Z">
              <w:r w:rsidRPr="00F43493">
                <w:rPr>
                  <w:rFonts w:ascii="Calibri" w:hAnsi="Calibri" w:cs="Calibri"/>
                  <w:b/>
                  <w:bCs/>
                  <w:sz w:val="24"/>
                  <w:szCs w:val="24"/>
                </w:rPr>
                <w:t>Reflective prompts (to students)</w:t>
              </w:r>
            </w:ins>
          </w:p>
        </w:tc>
        <w:tc>
          <w:tcPr>
            <w:tcW w:w="3640" w:type="dxa"/>
            <w:tcBorders>
              <w:top w:val="single" w:sz="4" w:space="0" w:color="auto"/>
              <w:left w:val="single" w:sz="4" w:space="0" w:color="auto"/>
              <w:bottom w:val="single" w:sz="4" w:space="0" w:color="auto"/>
              <w:right w:val="single" w:sz="4" w:space="0" w:color="auto"/>
            </w:tcBorders>
            <w:vAlign w:val="center"/>
            <w:hideMark/>
          </w:tcPr>
          <w:p w14:paraId="2C7E8BF3" w14:textId="77777777" w:rsidR="00F43493" w:rsidRPr="00F43493" w:rsidRDefault="00F43493" w:rsidP="00F43493">
            <w:pPr>
              <w:spacing w:after="160"/>
              <w:jc w:val="both"/>
              <w:rPr>
                <w:ins w:id="1131" w:author="nohemi fabiola serrano aguilar" w:date="2026-10-31T02:43:00Z"/>
                <w:rFonts w:ascii="Calibri" w:hAnsi="Calibri" w:cs="Calibri"/>
                <w:i/>
                <w:iCs/>
                <w:sz w:val="24"/>
                <w:szCs w:val="24"/>
              </w:rPr>
            </w:pPr>
            <w:ins w:id="1132" w:author="nohemi fabiola serrano aguilar" w:date="2026-10-31T02:43:00Z">
              <w:r w:rsidRPr="00F43493">
                <w:rPr>
                  <w:rFonts w:ascii="Calibri" w:hAnsi="Calibri" w:cs="Calibri"/>
                  <w:b/>
                  <w:bCs/>
                  <w:sz w:val="24"/>
                  <w:szCs w:val="24"/>
                </w:rPr>
                <w:t>Lecturer expectations</w:t>
              </w:r>
            </w:ins>
          </w:p>
        </w:tc>
        <w:tc>
          <w:tcPr>
            <w:tcW w:w="3640" w:type="dxa"/>
            <w:tcBorders>
              <w:top w:val="single" w:sz="4" w:space="0" w:color="auto"/>
              <w:left w:val="single" w:sz="4" w:space="0" w:color="auto"/>
              <w:bottom w:val="single" w:sz="4" w:space="0" w:color="auto"/>
              <w:right w:val="single" w:sz="4" w:space="0" w:color="auto"/>
            </w:tcBorders>
            <w:vAlign w:val="center"/>
            <w:hideMark/>
          </w:tcPr>
          <w:p w14:paraId="0DCBA6A6" w14:textId="77777777" w:rsidR="00F43493" w:rsidRPr="00F43493" w:rsidRDefault="00F43493" w:rsidP="00F43493">
            <w:pPr>
              <w:spacing w:after="160"/>
              <w:jc w:val="both"/>
              <w:rPr>
                <w:ins w:id="1133" w:author="nohemi fabiola serrano aguilar" w:date="2026-10-31T02:43:00Z"/>
                <w:rFonts w:ascii="Calibri" w:hAnsi="Calibri" w:cs="Calibri"/>
                <w:i/>
                <w:iCs/>
                <w:sz w:val="24"/>
                <w:szCs w:val="24"/>
              </w:rPr>
            </w:pPr>
            <w:ins w:id="1134" w:author="nohemi fabiola serrano aguilar" w:date="2026-10-31T02:43:00Z">
              <w:r w:rsidRPr="00F43493">
                <w:rPr>
                  <w:rFonts w:ascii="Calibri" w:hAnsi="Calibri" w:cs="Calibri"/>
                  <w:b/>
                  <w:bCs/>
                  <w:sz w:val="24"/>
                  <w:szCs w:val="24"/>
                </w:rPr>
                <w:t>Student response</w:t>
              </w:r>
            </w:ins>
          </w:p>
        </w:tc>
      </w:tr>
      <w:tr w:rsidR="00F43493" w:rsidRPr="00F43493" w14:paraId="272FAC20" w14:textId="77777777">
        <w:trPr>
          <w:ins w:id="1135" w:author="nohemi fabiola serrano aguilar" w:date="2026-10-31T02:43:00Z"/>
        </w:trPr>
        <w:tc>
          <w:tcPr>
            <w:tcW w:w="3640" w:type="dxa"/>
            <w:tcBorders>
              <w:top w:val="single" w:sz="4" w:space="0" w:color="auto"/>
              <w:left w:val="single" w:sz="4" w:space="0" w:color="auto"/>
              <w:bottom w:val="single" w:sz="4" w:space="0" w:color="auto"/>
              <w:right w:val="single" w:sz="4" w:space="0" w:color="auto"/>
            </w:tcBorders>
            <w:hideMark/>
          </w:tcPr>
          <w:p w14:paraId="12BAB6FB" w14:textId="77777777" w:rsidR="00F43493" w:rsidRPr="00F43493" w:rsidRDefault="00F43493" w:rsidP="00F43493">
            <w:pPr>
              <w:spacing w:after="160"/>
              <w:jc w:val="both"/>
              <w:rPr>
                <w:ins w:id="1136" w:author="nohemi fabiola serrano aguilar" w:date="2026-10-31T02:43:00Z"/>
                <w:rFonts w:ascii="Calibri" w:hAnsi="Calibri" w:cs="Calibri"/>
                <w:sz w:val="24"/>
                <w:szCs w:val="24"/>
              </w:rPr>
            </w:pPr>
            <w:ins w:id="1137" w:author="nohemi fabiola serrano aguilar" w:date="2026-10-31T02:43:00Z">
              <w:r w:rsidRPr="00F43493">
                <w:rPr>
                  <w:rFonts w:ascii="Calibri" w:hAnsi="Calibri" w:cs="Calibri"/>
                  <w:b/>
                  <w:bCs/>
                  <w:sz w:val="24"/>
                  <w:szCs w:val="24"/>
                </w:rPr>
                <w:t>Delegation</w:t>
              </w:r>
            </w:ins>
          </w:p>
          <w:p w14:paraId="200A6E23" w14:textId="77777777" w:rsidR="00F43493" w:rsidRPr="00F43493" w:rsidRDefault="00F43493" w:rsidP="00F43493">
            <w:pPr>
              <w:spacing w:after="160"/>
              <w:jc w:val="both"/>
              <w:rPr>
                <w:ins w:id="1138" w:author="nohemi fabiola serrano aguilar" w:date="2026-10-31T02:43:00Z"/>
                <w:rFonts w:ascii="Calibri" w:hAnsi="Calibri" w:cs="Calibri"/>
                <w:i/>
                <w:iCs/>
                <w:sz w:val="24"/>
                <w:szCs w:val="24"/>
              </w:rPr>
            </w:pPr>
            <w:ins w:id="1139" w:author="nohemi fabiola serrano aguilar" w:date="2026-10-31T02:43:00Z">
              <w:r w:rsidRPr="00F43493">
                <w:rPr>
                  <w:rFonts w:ascii="Calibri" w:hAnsi="Calibri" w:cs="Calibri"/>
                  <w:i/>
                  <w:iCs/>
                  <w:sz w:val="24"/>
                  <w:szCs w:val="24"/>
                </w:rPr>
                <w:t>Deciding whether &amp; when to use AI</w:t>
              </w:r>
            </w:ins>
          </w:p>
        </w:tc>
        <w:tc>
          <w:tcPr>
            <w:tcW w:w="3640" w:type="dxa"/>
            <w:tcBorders>
              <w:top w:val="single" w:sz="4" w:space="0" w:color="auto"/>
              <w:left w:val="single" w:sz="4" w:space="0" w:color="auto"/>
              <w:bottom w:val="single" w:sz="4" w:space="0" w:color="auto"/>
              <w:right w:val="single" w:sz="4" w:space="0" w:color="auto"/>
            </w:tcBorders>
            <w:hideMark/>
          </w:tcPr>
          <w:p w14:paraId="4B2FFBF9" w14:textId="77777777" w:rsidR="00F43493" w:rsidRPr="00F43493" w:rsidRDefault="00F43493" w:rsidP="00F43493">
            <w:pPr>
              <w:spacing w:after="160"/>
              <w:jc w:val="both"/>
              <w:rPr>
                <w:ins w:id="1140" w:author="nohemi fabiola serrano aguilar" w:date="2026-10-31T02:43:00Z"/>
                <w:rFonts w:ascii="Calibri" w:hAnsi="Calibri" w:cs="Calibri"/>
                <w:i/>
                <w:iCs/>
                <w:sz w:val="24"/>
                <w:szCs w:val="24"/>
              </w:rPr>
            </w:pPr>
            <w:ins w:id="1141" w:author="nohemi fabiola serrano aguilar" w:date="2026-10-31T02:43:00Z">
              <w:r w:rsidRPr="00F43493">
                <w:rPr>
                  <w:rFonts w:ascii="Calibri" w:hAnsi="Calibri" w:cs="Calibri"/>
                  <w:sz w:val="24"/>
                  <w:szCs w:val="24"/>
                </w:rPr>
                <w:t>Identify the specific tasks in this assessment where you chose to use AI, and explain your reasoning. Where did AI add value? Where did you decide not to use it, and why?</w:t>
              </w:r>
            </w:ins>
          </w:p>
        </w:tc>
        <w:tc>
          <w:tcPr>
            <w:tcW w:w="3640" w:type="dxa"/>
            <w:tcBorders>
              <w:top w:val="single" w:sz="4" w:space="0" w:color="auto"/>
              <w:left w:val="single" w:sz="4" w:space="0" w:color="auto"/>
              <w:bottom w:val="single" w:sz="4" w:space="0" w:color="auto"/>
              <w:right w:val="single" w:sz="4" w:space="0" w:color="auto"/>
            </w:tcBorders>
          </w:tcPr>
          <w:p w14:paraId="0AE24F56" w14:textId="77777777" w:rsidR="00F43493" w:rsidRPr="00F43493" w:rsidRDefault="00F43493" w:rsidP="00F43493">
            <w:pPr>
              <w:spacing w:after="160"/>
              <w:jc w:val="both"/>
              <w:rPr>
                <w:ins w:id="1142" w:author="nohemi fabiola serrano aguilar" w:date="2026-10-31T02:43:00Z"/>
                <w:rFonts w:ascii="Calibri" w:hAnsi="Calibri" w:cs="Calibri"/>
                <w:b/>
                <w:bCs/>
                <w:sz w:val="24"/>
                <w:szCs w:val="24"/>
              </w:rPr>
            </w:pPr>
          </w:p>
          <w:p w14:paraId="270A3B7C" w14:textId="77777777" w:rsidR="00F43493" w:rsidRPr="00F43493" w:rsidRDefault="00F43493" w:rsidP="00F43493">
            <w:pPr>
              <w:spacing w:after="160"/>
              <w:jc w:val="both"/>
              <w:rPr>
                <w:ins w:id="1143" w:author="nohemi fabiola serrano aguilar" w:date="2026-10-31T02:43:00Z"/>
                <w:rFonts w:ascii="Calibri" w:hAnsi="Calibri" w:cs="Calibri"/>
                <w:sz w:val="24"/>
                <w:szCs w:val="24"/>
              </w:rPr>
            </w:pPr>
            <w:ins w:id="1144" w:author="nohemi fabiola serrano aguilar" w:date="2026-10-31T02:43:00Z">
              <w:r w:rsidRPr="00F43493">
                <w:rPr>
                  <w:rFonts w:ascii="Calibri" w:hAnsi="Calibri" w:cs="Calibri"/>
                  <w:sz w:val="24"/>
                  <w:szCs w:val="24"/>
                </w:rPr>
                <w:t>You may use AI to support your learning and development of the application. Clearly identify where you used AI and where you completed the work independently.</w:t>
              </w:r>
            </w:ins>
          </w:p>
          <w:p w14:paraId="4E98C216" w14:textId="77777777" w:rsidR="00F43493" w:rsidRPr="00F43493" w:rsidRDefault="00F43493" w:rsidP="00F43493">
            <w:pPr>
              <w:spacing w:after="160"/>
              <w:jc w:val="both"/>
              <w:rPr>
                <w:ins w:id="1145" w:author="nohemi fabiola serrano aguilar" w:date="2026-10-31T02:43:00Z"/>
                <w:rFonts w:ascii="Calibri" w:hAnsi="Calibri" w:cs="Calibri"/>
                <w:b/>
                <w:bCs/>
                <w:sz w:val="24"/>
                <w:szCs w:val="24"/>
              </w:rPr>
            </w:pPr>
          </w:p>
          <w:p w14:paraId="555AAF1E" w14:textId="77777777" w:rsidR="00F43493" w:rsidRPr="00F43493" w:rsidRDefault="00F43493" w:rsidP="00F43493">
            <w:pPr>
              <w:spacing w:after="160"/>
              <w:jc w:val="both"/>
              <w:rPr>
                <w:ins w:id="1146" w:author="nohemi fabiola serrano aguilar" w:date="2026-10-31T02:43:00Z"/>
                <w:rFonts w:ascii="Calibri" w:hAnsi="Calibri" w:cs="Calibri"/>
                <w:b/>
                <w:bCs/>
                <w:sz w:val="24"/>
                <w:szCs w:val="24"/>
              </w:rPr>
            </w:pPr>
          </w:p>
          <w:p w14:paraId="12FCE5AC" w14:textId="77777777" w:rsidR="00F43493" w:rsidRPr="00F43493" w:rsidRDefault="00F43493" w:rsidP="00F43493">
            <w:pPr>
              <w:numPr>
                <w:ilvl w:val="0"/>
                <w:numId w:val="12"/>
              </w:numPr>
              <w:spacing w:after="160"/>
              <w:jc w:val="both"/>
              <w:rPr>
                <w:ins w:id="1147" w:author="nohemi fabiola serrano aguilar" w:date="2026-10-31T02:43:00Z"/>
                <w:rFonts w:ascii="Calibri" w:hAnsi="Calibri" w:cs="Calibri"/>
                <w:b/>
                <w:bCs/>
                <w:sz w:val="24"/>
                <w:szCs w:val="24"/>
              </w:rPr>
            </w:pPr>
          </w:p>
        </w:tc>
        <w:tc>
          <w:tcPr>
            <w:tcW w:w="3640" w:type="dxa"/>
            <w:tcBorders>
              <w:top w:val="single" w:sz="4" w:space="0" w:color="auto"/>
              <w:left w:val="single" w:sz="4" w:space="0" w:color="auto"/>
              <w:bottom w:val="single" w:sz="4" w:space="0" w:color="auto"/>
              <w:right w:val="single" w:sz="4" w:space="0" w:color="auto"/>
            </w:tcBorders>
            <w:hideMark/>
          </w:tcPr>
          <w:p w14:paraId="0B03ADD0" w14:textId="77777777" w:rsidR="00F43493" w:rsidRPr="00F43493" w:rsidRDefault="00F43493" w:rsidP="00F43493">
            <w:pPr>
              <w:spacing w:after="160"/>
              <w:jc w:val="both"/>
              <w:rPr>
                <w:ins w:id="1148" w:author="nohemi fabiola serrano aguilar" w:date="2026-10-31T02:43:00Z"/>
                <w:rFonts w:ascii="Calibri" w:hAnsi="Calibri" w:cs="Calibri"/>
                <w:sz w:val="24"/>
                <w:szCs w:val="24"/>
              </w:rPr>
            </w:pPr>
            <w:ins w:id="1149" w:author="nohemi fabiola serrano aguilar" w:date="2026-10-31T02:43:00Z">
              <w:r w:rsidRPr="00F43493">
                <w:rPr>
                  <w:rFonts w:ascii="Calibri" w:hAnsi="Calibri" w:cs="Calibri"/>
                  <w:sz w:val="24"/>
                  <w:szCs w:val="24"/>
                </w:rPr>
                <w:t>Briefly state which parts of your application assessment you used AI for and why.</w:t>
              </w:r>
            </w:ins>
          </w:p>
        </w:tc>
      </w:tr>
      <w:tr w:rsidR="00F43493" w:rsidRPr="00F43493" w14:paraId="465E1E09" w14:textId="77777777">
        <w:trPr>
          <w:ins w:id="1150" w:author="nohemi fabiola serrano aguilar" w:date="2026-10-31T02:43:00Z"/>
        </w:trPr>
        <w:tc>
          <w:tcPr>
            <w:tcW w:w="3640" w:type="dxa"/>
            <w:tcBorders>
              <w:top w:val="single" w:sz="4" w:space="0" w:color="auto"/>
              <w:left w:val="single" w:sz="4" w:space="0" w:color="auto"/>
              <w:bottom w:val="single" w:sz="4" w:space="0" w:color="auto"/>
              <w:right w:val="single" w:sz="4" w:space="0" w:color="auto"/>
            </w:tcBorders>
            <w:hideMark/>
          </w:tcPr>
          <w:p w14:paraId="6AEB1DDD" w14:textId="77777777" w:rsidR="00F43493" w:rsidRPr="00F43493" w:rsidRDefault="00F43493" w:rsidP="00F43493">
            <w:pPr>
              <w:spacing w:after="160"/>
              <w:jc w:val="both"/>
              <w:rPr>
                <w:ins w:id="1151" w:author="nohemi fabiola serrano aguilar" w:date="2026-10-31T02:43:00Z"/>
                <w:rFonts w:ascii="Calibri" w:hAnsi="Calibri" w:cs="Calibri"/>
                <w:sz w:val="24"/>
                <w:szCs w:val="24"/>
              </w:rPr>
            </w:pPr>
            <w:ins w:id="1152" w:author="nohemi fabiola serrano aguilar" w:date="2026-10-31T02:43:00Z">
              <w:r w:rsidRPr="00F43493">
                <w:rPr>
                  <w:rFonts w:ascii="Calibri" w:hAnsi="Calibri" w:cs="Calibri"/>
                  <w:b/>
                  <w:bCs/>
                  <w:sz w:val="24"/>
                  <w:szCs w:val="24"/>
                </w:rPr>
                <w:t>Description</w:t>
              </w:r>
            </w:ins>
          </w:p>
          <w:p w14:paraId="58E5AA1C" w14:textId="77777777" w:rsidR="00F43493" w:rsidRPr="00F43493" w:rsidRDefault="00F43493" w:rsidP="00F43493">
            <w:pPr>
              <w:spacing w:after="160"/>
              <w:jc w:val="both"/>
              <w:rPr>
                <w:ins w:id="1153" w:author="nohemi fabiola serrano aguilar" w:date="2026-10-31T02:43:00Z"/>
                <w:rFonts w:ascii="Calibri" w:hAnsi="Calibri" w:cs="Calibri"/>
                <w:i/>
                <w:iCs/>
                <w:sz w:val="24"/>
                <w:szCs w:val="24"/>
              </w:rPr>
            </w:pPr>
            <w:ins w:id="1154" w:author="nohemi fabiola serrano aguilar" w:date="2026-10-31T02:43:00Z">
              <w:r w:rsidRPr="00F43493">
                <w:rPr>
                  <w:rFonts w:ascii="Calibri" w:hAnsi="Calibri" w:cs="Calibri"/>
                  <w:i/>
                  <w:iCs/>
                  <w:sz w:val="24"/>
                  <w:szCs w:val="24"/>
                </w:rPr>
                <w:lastRenderedPageBreak/>
                <w:t>How you prompted the AI</w:t>
              </w:r>
            </w:ins>
          </w:p>
        </w:tc>
        <w:tc>
          <w:tcPr>
            <w:tcW w:w="3640" w:type="dxa"/>
            <w:tcBorders>
              <w:top w:val="single" w:sz="4" w:space="0" w:color="auto"/>
              <w:left w:val="single" w:sz="4" w:space="0" w:color="auto"/>
              <w:bottom w:val="single" w:sz="4" w:space="0" w:color="auto"/>
              <w:right w:val="single" w:sz="4" w:space="0" w:color="auto"/>
            </w:tcBorders>
            <w:hideMark/>
          </w:tcPr>
          <w:p w14:paraId="7DBBD3B4" w14:textId="77777777" w:rsidR="00F43493" w:rsidRPr="00F43493" w:rsidRDefault="00F43493" w:rsidP="00F43493">
            <w:pPr>
              <w:spacing w:after="160"/>
              <w:jc w:val="both"/>
              <w:rPr>
                <w:ins w:id="1155" w:author="nohemi fabiola serrano aguilar" w:date="2026-10-31T02:43:00Z"/>
                <w:rFonts w:ascii="Calibri" w:hAnsi="Calibri" w:cs="Calibri"/>
                <w:i/>
                <w:iCs/>
                <w:sz w:val="24"/>
                <w:szCs w:val="24"/>
              </w:rPr>
            </w:pPr>
            <w:ins w:id="1156" w:author="nohemi fabiola serrano aguilar" w:date="2026-10-31T02:43:00Z">
              <w:r w:rsidRPr="00F43493">
                <w:rPr>
                  <w:rFonts w:ascii="Calibri" w:hAnsi="Calibri" w:cs="Calibri"/>
                  <w:sz w:val="24"/>
                  <w:szCs w:val="24"/>
                </w:rPr>
                <w:lastRenderedPageBreak/>
                <w:t xml:space="preserve">Include the exact prompts you used in </w:t>
              </w:r>
              <w:r w:rsidRPr="00F43493">
                <w:rPr>
                  <w:rFonts w:ascii="Calibri" w:hAnsi="Calibri" w:cs="Calibri"/>
                  <w:sz w:val="24"/>
                  <w:szCs w:val="24"/>
                </w:rPr>
                <w:lastRenderedPageBreak/>
                <w:t>your appendix (recorded on the AI Tools declaration). Reflect on how you communicated your goals to the AI — did you need to iterate or refine your prompts to get useful output?</w:t>
              </w:r>
            </w:ins>
          </w:p>
        </w:tc>
        <w:tc>
          <w:tcPr>
            <w:tcW w:w="3640" w:type="dxa"/>
            <w:tcBorders>
              <w:top w:val="single" w:sz="4" w:space="0" w:color="auto"/>
              <w:left w:val="single" w:sz="4" w:space="0" w:color="auto"/>
              <w:bottom w:val="single" w:sz="4" w:space="0" w:color="auto"/>
              <w:right w:val="single" w:sz="4" w:space="0" w:color="auto"/>
            </w:tcBorders>
          </w:tcPr>
          <w:p w14:paraId="29B590EF" w14:textId="77777777" w:rsidR="00F43493" w:rsidRPr="00F43493" w:rsidRDefault="00F43493" w:rsidP="00F43493">
            <w:pPr>
              <w:spacing w:after="160"/>
              <w:jc w:val="both"/>
              <w:rPr>
                <w:ins w:id="1157" w:author="nohemi fabiola serrano aguilar" w:date="2026-10-31T02:43:00Z"/>
                <w:rFonts w:ascii="Calibri" w:hAnsi="Calibri" w:cs="Calibri"/>
                <w:sz w:val="24"/>
                <w:szCs w:val="24"/>
              </w:rPr>
            </w:pPr>
            <w:ins w:id="1158" w:author="nohemi fabiola serrano aguilar" w:date="2026-10-31T02:43:00Z">
              <w:r w:rsidRPr="00F43493">
                <w:rPr>
                  <w:rFonts w:ascii="Calibri" w:hAnsi="Calibri" w:cs="Calibri"/>
                  <w:sz w:val="24"/>
                  <w:szCs w:val="24"/>
                </w:rPr>
                <w:lastRenderedPageBreak/>
                <w:t xml:space="preserve">You must provide the exact prompts and </w:t>
              </w:r>
              <w:r w:rsidRPr="00F43493">
                <w:rPr>
                  <w:rFonts w:ascii="Calibri" w:hAnsi="Calibri" w:cs="Calibri"/>
                  <w:sz w:val="24"/>
                  <w:szCs w:val="24"/>
                </w:rPr>
                <w:lastRenderedPageBreak/>
                <w:t>relevant AI outputs used during the development of your application.</w:t>
              </w:r>
            </w:ins>
          </w:p>
          <w:p w14:paraId="3585F412" w14:textId="77777777" w:rsidR="00F43493" w:rsidRPr="00F43493" w:rsidRDefault="00F43493" w:rsidP="00F43493">
            <w:pPr>
              <w:spacing w:after="160"/>
              <w:jc w:val="both"/>
              <w:rPr>
                <w:ins w:id="1159" w:author="nohemi fabiola serrano aguilar" w:date="2026-10-31T02:43:00Z"/>
                <w:rFonts w:ascii="Calibri" w:hAnsi="Calibri" w:cs="Calibri"/>
                <w:sz w:val="24"/>
                <w:szCs w:val="24"/>
              </w:rPr>
            </w:pPr>
          </w:p>
          <w:p w14:paraId="6EF128CF" w14:textId="77777777" w:rsidR="00F43493" w:rsidRPr="00F43493" w:rsidRDefault="00F43493" w:rsidP="00F43493">
            <w:pPr>
              <w:spacing w:after="160"/>
              <w:jc w:val="both"/>
              <w:rPr>
                <w:ins w:id="1160" w:author="nohemi fabiola serrano aguilar" w:date="2026-10-31T02:43:00Z"/>
                <w:rFonts w:ascii="Calibri" w:hAnsi="Calibri" w:cs="Calibri"/>
                <w:sz w:val="24"/>
                <w:szCs w:val="24"/>
              </w:rPr>
            </w:pPr>
          </w:p>
          <w:p w14:paraId="34B777F9" w14:textId="77777777" w:rsidR="00F43493" w:rsidRPr="00F43493" w:rsidRDefault="00F43493" w:rsidP="00F43493">
            <w:pPr>
              <w:spacing w:after="160"/>
              <w:jc w:val="both"/>
              <w:rPr>
                <w:ins w:id="1161" w:author="nohemi fabiola serrano aguilar" w:date="2026-10-31T02:43:00Z"/>
                <w:rFonts w:ascii="Calibri" w:hAnsi="Calibri" w:cs="Calibri"/>
                <w:sz w:val="24"/>
                <w:szCs w:val="24"/>
              </w:rPr>
            </w:pPr>
          </w:p>
          <w:p w14:paraId="7D825F26" w14:textId="77777777" w:rsidR="00F43493" w:rsidRPr="00F43493" w:rsidRDefault="00F43493" w:rsidP="00F43493">
            <w:pPr>
              <w:spacing w:after="160"/>
              <w:jc w:val="both"/>
              <w:rPr>
                <w:ins w:id="1162" w:author="nohemi fabiola serrano aguilar" w:date="2026-10-31T02:43:00Z"/>
                <w:rFonts w:ascii="Calibri" w:hAnsi="Calibri" w:cs="Calibri"/>
                <w:sz w:val="24"/>
                <w:szCs w:val="24"/>
              </w:rPr>
            </w:pPr>
          </w:p>
        </w:tc>
        <w:tc>
          <w:tcPr>
            <w:tcW w:w="3640" w:type="dxa"/>
            <w:tcBorders>
              <w:top w:val="single" w:sz="4" w:space="0" w:color="auto"/>
              <w:left w:val="single" w:sz="4" w:space="0" w:color="auto"/>
              <w:bottom w:val="single" w:sz="4" w:space="0" w:color="auto"/>
              <w:right w:val="single" w:sz="4" w:space="0" w:color="auto"/>
            </w:tcBorders>
          </w:tcPr>
          <w:p w14:paraId="0D8930E4" w14:textId="77777777" w:rsidR="00F43493" w:rsidRPr="00F43493" w:rsidRDefault="00F43493" w:rsidP="00F43493">
            <w:pPr>
              <w:spacing w:after="160"/>
              <w:jc w:val="both"/>
              <w:rPr>
                <w:ins w:id="1163" w:author="nohemi fabiola serrano aguilar" w:date="2026-10-31T02:43:00Z"/>
                <w:rFonts w:ascii="Calibri" w:hAnsi="Calibri" w:cs="Calibri"/>
                <w:sz w:val="24"/>
                <w:szCs w:val="24"/>
              </w:rPr>
            </w:pPr>
            <w:ins w:id="1164" w:author="nohemi fabiola serrano aguilar" w:date="2026-10-31T02:43:00Z">
              <w:r w:rsidRPr="00F43493">
                <w:rPr>
                  <w:rFonts w:ascii="Calibri" w:hAnsi="Calibri" w:cs="Calibri"/>
                  <w:sz w:val="24"/>
                  <w:szCs w:val="24"/>
                </w:rPr>
                <w:lastRenderedPageBreak/>
                <w:t xml:space="preserve">Include the exact AI prompts and </w:t>
              </w:r>
              <w:r w:rsidRPr="00F43493">
                <w:rPr>
                  <w:rFonts w:ascii="Calibri" w:hAnsi="Calibri" w:cs="Calibri"/>
                  <w:sz w:val="24"/>
                  <w:szCs w:val="24"/>
                </w:rPr>
                <w:lastRenderedPageBreak/>
                <w:t>outputs in your submitted AI-use Word document.</w:t>
              </w:r>
            </w:ins>
          </w:p>
          <w:p w14:paraId="63254682" w14:textId="77777777" w:rsidR="00F43493" w:rsidRPr="00F43493" w:rsidRDefault="00F43493" w:rsidP="00F43493">
            <w:pPr>
              <w:spacing w:after="160"/>
              <w:jc w:val="both"/>
              <w:rPr>
                <w:ins w:id="1165" w:author="nohemi fabiola serrano aguilar" w:date="2026-10-31T02:43:00Z"/>
                <w:rFonts w:ascii="Calibri" w:hAnsi="Calibri" w:cs="Calibri"/>
                <w:sz w:val="24"/>
                <w:szCs w:val="24"/>
              </w:rPr>
            </w:pPr>
          </w:p>
          <w:p w14:paraId="280EE576" w14:textId="77777777" w:rsidR="00F43493" w:rsidRPr="00F43493" w:rsidRDefault="00F43493" w:rsidP="00F43493">
            <w:pPr>
              <w:spacing w:after="160"/>
              <w:jc w:val="both"/>
              <w:rPr>
                <w:ins w:id="1166" w:author="nohemi fabiola serrano aguilar" w:date="2026-10-31T02:43:00Z"/>
                <w:rFonts w:ascii="Calibri" w:hAnsi="Calibri" w:cs="Calibri"/>
                <w:sz w:val="24"/>
                <w:szCs w:val="24"/>
              </w:rPr>
            </w:pPr>
          </w:p>
          <w:p w14:paraId="5E85997C" w14:textId="77777777" w:rsidR="00F43493" w:rsidRPr="00F43493" w:rsidRDefault="00F43493" w:rsidP="00F43493">
            <w:pPr>
              <w:spacing w:after="160"/>
              <w:jc w:val="both"/>
              <w:rPr>
                <w:ins w:id="1167" w:author="nohemi fabiola serrano aguilar" w:date="2026-10-31T02:43:00Z"/>
                <w:rFonts w:ascii="Calibri" w:hAnsi="Calibri" w:cs="Calibri"/>
                <w:sz w:val="24"/>
                <w:szCs w:val="24"/>
              </w:rPr>
            </w:pPr>
          </w:p>
        </w:tc>
      </w:tr>
      <w:tr w:rsidR="00F43493" w:rsidRPr="00F43493" w14:paraId="6C139973" w14:textId="77777777">
        <w:trPr>
          <w:ins w:id="1168" w:author="nohemi fabiola serrano aguilar" w:date="2026-10-31T02:43:00Z"/>
        </w:trPr>
        <w:tc>
          <w:tcPr>
            <w:tcW w:w="3640" w:type="dxa"/>
            <w:tcBorders>
              <w:top w:val="single" w:sz="4" w:space="0" w:color="auto"/>
              <w:left w:val="single" w:sz="4" w:space="0" w:color="auto"/>
              <w:bottom w:val="single" w:sz="4" w:space="0" w:color="auto"/>
              <w:right w:val="single" w:sz="4" w:space="0" w:color="auto"/>
            </w:tcBorders>
            <w:hideMark/>
          </w:tcPr>
          <w:p w14:paraId="23B32001" w14:textId="77777777" w:rsidR="00F43493" w:rsidRPr="00F43493" w:rsidRDefault="00F43493" w:rsidP="00F43493">
            <w:pPr>
              <w:spacing w:after="160"/>
              <w:jc w:val="both"/>
              <w:rPr>
                <w:ins w:id="1169" w:author="nohemi fabiola serrano aguilar" w:date="2026-10-31T02:43:00Z"/>
                <w:rFonts w:ascii="Calibri" w:hAnsi="Calibri" w:cs="Calibri"/>
                <w:sz w:val="24"/>
                <w:szCs w:val="24"/>
              </w:rPr>
            </w:pPr>
            <w:ins w:id="1170" w:author="nohemi fabiola serrano aguilar" w:date="2026-10-31T02:43:00Z">
              <w:r w:rsidRPr="00F43493">
                <w:rPr>
                  <w:rFonts w:ascii="Calibri" w:hAnsi="Calibri" w:cs="Calibri"/>
                  <w:b/>
                  <w:bCs/>
                  <w:sz w:val="24"/>
                  <w:szCs w:val="24"/>
                </w:rPr>
                <w:lastRenderedPageBreak/>
                <w:t>Discernment</w:t>
              </w:r>
            </w:ins>
          </w:p>
          <w:p w14:paraId="29DF8CF3" w14:textId="77777777" w:rsidR="00F43493" w:rsidRPr="00F43493" w:rsidRDefault="00F43493" w:rsidP="00F43493">
            <w:pPr>
              <w:spacing w:after="160"/>
              <w:jc w:val="both"/>
              <w:rPr>
                <w:ins w:id="1171" w:author="nohemi fabiola serrano aguilar" w:date="2026-10-31T02:43:00Z"/>
                <w:rFonts w:ascii="Calibri" w:hAnsi="Calibri" w:cs="Calibri"/>
                <w:i/>
                <w:iCs/>
                <w:sz w:val="24"/>
                <w:szCs w:val="24"/>
              </w:rPr>
            </w:pPr>
            <w:ins w:id="1172" w:author="nohemi fabiola serrano aguilar" w:date="2026-10-31T02:43:00Z">
              <w:r w:rsidRPr="00F43493">
                <w:rPr>
                  <w:rFonts w:ascii="Calibri" w:hAnsi="Calibri" w:cs="Calibri"/>
                  <w:i/>
                  <w:iCs/>
                  <w:sz w:val="24"/>
                  <w:szCs w:val="24"/>
                </w:rPr>
                <w:t>Evaluating what the AI produced</w:t>
              </w:r>
            </w:ins>
          </w:p>
        </w:tc>
        <w:tc>
          <w:tcPr>
            <w:tcW w:w="3640" w:type="dxa"/>
            <w:tcBorders>
              <w:top w:val="single" w:sz="4" w:space="0" w:color="auto"/>
              <w:left w:val="single" w:sz="4" w:space="0" w:color="auto"/>
              <w:bottom w:val="single" w:sz="4" w:space="0" w:color="auto"/>
              <w:right w:val="single" w:sz="4" w:space="0" w:color="auto"/>
            </w:tcBorders>
            <w:hideMark/>
          </w:tcPr>
          <w:p w14:paraId="002EFDCE" w14:textId="77777777" w:rsidR="00F43493" w:rsidRPr="00F43493" w:rsidRDefault="00F43493" w:rsidP="00F43493">
            <w:pPr>
              <w:spacing w:after="160"/>
              <w:jc w:val="both"/>
              <w:rPr>
                <w:ins w:id="1173" w:author="nohemi fabiola serrano aguilar" w:date="2026-10-31T02:43:00Z"/>
                <w:rFonts w:ascii="Calibri" w:hAnsi="Calibri" w:cs="Calibri"/>
                <w:i/>
                <w:iCs/>
                <w:sz w:val="24"/>
                <w:szCs w:val="24"/>
              </w:rPr>
            </w:pPr>
            <w:ins w:id="1174" w:author="nohemi fabiola serrano aguilar" w:date="2026-10-31T02:43:00Z">
              <w:r w:rsidRPr="00F43493">
                <w:rPr>
                  <w:rFonts w:ascii="Calibri" w:hAnsi="Calibri" w:cs="Calibri"/>
                  <w:sz w:val="24"/>
                  <w:szCs w:val="24"/>
                </w:rPr>
                <w:t>In your reflection, critically evaluate the AI output: what did you accept, modify, or reject — and why? Assess accuracy, relevance, and quality. You are responsible for verifying all AI-generated content before submitting.</w:t>
              </w:r>
            </w:ins>
          </w:p>
        </w:tc>
        <w:tc>
          <w:tcPr>
            <w:tcW w:w="3640" w:type="dxa"/>
            <w:tcBorders>
              <w:top w:val="single" w:sz="4" w:space="0" w:color="auto"/>
              <w:left w:val="single" w:sz="4" w:space="0" w:color="auto"/>
              <w:bottom w:val="single" w:sz="4" w:space="0" w:color="auto"/>
              <w:right w:val="single" w:sz="4" w:space="0" w:color="auto"/>
            </w:tcBorders>
          </w:tcPr>
          <w:p w14:paraId="25CB6BCE" w14:textId="77777777" w:rsidR="00F43493" w:rsidRPr="00F43493" w:rsidRDefault="00F43493" w:rsidP="00F43493">
            <w:pPr>
              <w:spacing w:after="160"/>
              <w:jc w:val="both"/>
              <w:rPr>
                <w:ins w:id="1175" w:author="nohemi fabiola serrano aguilar" w:date="2026-10-31T02:43:00Z"/>
                <w:rFonts w:ascii="Calibri" w:hAnsi="Calibri" w:cs="Calibri"/>
                <w:sz w:val="24"/>
                <w:szCs w:val="24"/>
              </w:rPr>
            </w:pPr>
          </w:p>
          <w:p w14:paraId="07F37883" w14:textId="77777777" w:rsidR="00F43493" w:rsidRPr="00F43493" w:rsidRDefault="00F43493" w:rsidP="00F43493">
            <w:pPr>
              <w:spacing w:after="160"/>
              <w:jc w:val="both"/>
              <w:rPr>
                <w:ins w:id="1176" w:author="nohemi fabiola serrano aguilar" w:date="2026-10-31T02:43:00Z"/>
                <w:rFonts w:ascii="Calibri" w:hAnsi="Calibri" w:cs="Calibri"/>
                <w:sz w:val="24"/>
                <w:szCs w:val="24"/>
              </w:rPr>
            </w:pPr>
            <w:ins w:id="1177" w:author="nohemi fabiola serrano aguilar" w:date="2026-10-31T02:43:00Z">
              <w:r w:rsidRPr="00F43493">
                <w:rPr>
                  <w:rFonts w:ascii="Calibri" w:hAnsi="Calibri" w:cs="Calibri"/>
                  <w:sz w:val="24"/>
                  <w:szCs w:val="24"/>
                </w:rPr>
                <w:t>You are responsible for checking, testing and understanding any AI-generated code or suggestions before using them in your work.</w:t>
              </w:r>
            </w:ins>
          </w:p>
          <w:p w14:paraId="2262DDB5" w14:textId="77777777" w:rsidR="00F43493" w:rsidRPr="00F43493" w:rsidRDefault="00F43493" w:rsidP="00F43493">
            <w:pPr>
              <w:spacing w:after="160"/>
              <w:jc w:val="both"/>
              <w:rPr>
                <w:ins w:id="1178" w:author="nohemi fabiola serrano aguilar" w:date="2026-10-31T02:43:00Z"/>
                <w:rFonts w:ascii="Calibri" w:hAnsi="Calibri" w:cs="Calibri"/>
                <w:sz w:val="24"/>
                <w:szCs w:val="24"/>
              </w:rPr>
            </w:pPr>
          </w:p>
          <w:p w14:paraId="45E0315C" w14:textId="77777777" w:rsidR="00F43493" w:rsidRPr="00F43493" w:rsidRDefault="00F43493" w:rsidP="00F43493">
            <w:pPr>
              <w:spacing w:after="160"/>
              <w:jc w:val="both"/>
              <w:rPr>
                <w:ins w:id="1179" w:author="nohemi fabiola serrano aguilar" w:date="2026-10-31T02:43:00Z"/>
                <w:rFonts w:ascii="Calibri" w:hAnsi="Calibri" w:cs="Calibri"/>
                <w:sz w:val="24"/>
                <w:szCs w:val="24"/>
              </w:rPr>
            </w:pPr>
          </w:p>
        </w:tc>
        <w:tc>
          <w:tcPr>
            <w:tcW w:w="3640" w:type="dxa"/>
            <w:tcBorders>
              <w:top w:val="single" w:sz="4" w:space="0" w:color="auto"/>
              <w:left w:val="single" w:sz="4" w:space="0" w:color="auto"/>
              <w:bottom w:val="single" w:sz="4" w:space="0" w:color="auto"/>
              <w:right w:val="single" w:sz="4" w:space="0" w:color="auto"/>
            </w:tcBorders>
          </w:tcPr>
          <w:p w14:paraId="44D270A3" w14:textId="77777777" w:rsidR="00F43493" w:rsidRPr="00F43493" w:rsidRDefault="00F43493" w:rsidP="00F43493">
            <w:pPr>
              <w:spacing w:after="160"/>
              <w:jc w:val="both"/>
              <w:rPr>
                <w:ins w:id="1180" w:author="nohemi fabiola serrano aguilar" w:date="2026-10-31T02:43:00Z"/>
                <w:rFonts w:ascii="Calibri" w:hAnsi="Calibri" w:cs="Calibri"/>
                <w:i/>
                <w:iCs/>
                <w:sz w:val="24"/>
                <w:szCs w:val="24"/>
              </w:rPr>
            </w:pPr>
          </w:p>
          <w:p w14:paraId="5837EB5D" w14:textId="77777777" w:rsidR="00F43493" w:rsidRPr="00F43493" w:rsidRDefault="00F43493" w:rsidP="00F43493">
            <w:pPr>
              <w:spacing w:after="160"/>
              <w:jc w:val="both"/>
              <w:rPr>
                <w:ins w:id="1181" w:author="nohemi fabiola serrano aguilar" w:date="2026-10-31T02:43:00Z"/>
                <w:rFonts w:ascii="Calibri" w:hAnsi="Calibri" w:cs="Calibri"/>
                <w:sz w:val="24"/>
                <w:szCs w:val="24"/>
              </w:rPr>
            </w:pPr>
            <w:ins w:id="1182" w:author="nohemi fabiola serrano aguilar" w:date="2026-10-31T02:43:00Z">
              <w:r w:rsidRPr="00F43493">
                <w:rPr>
                  <w:rFonts w:ascii="Calibri" w:hAnsi="Calibri" w:cs="Calibri"/>
                  <w:sz w:val="24"/>
                  <w:szCs w:val="24"/>
                </w:rPr>
                <w:t>Briefly explain how you verified the AI output and what you accepted, modified or rejected.</w:t>
              </w:r>
            </w:ins>
          </w:p>
          <w:p w14:paraId="744D39EE" w14:textId="77777777" w:rsidR="00F43493" w:rsidRPr="00F43493" w:rsidRDefault="00F43493" w:rsidP="00F43493">
            <w:pPr>
              <w:spacing w:after="160"/>
              <w:jc w:val="both"/>
              <w:rPr>
                <w:ins w:id="1183" w:author="nohemi fabiola serrano aguilar" w:date="2026-10-31T02:43:00Z"/>
                <w:rFonts w:ascii="Calibri" w:hAnsi="Calibri" w:cs="Calibri"/>
                <w:i/>
                <w:iCs/>
                <w:sz w:val="24"/>
                <w:szCs w:val="24"/>
              </w:rPr>
            </w:pPr>
          </w:p>
          <w:p w14:paraId="51B455EC" w14:textId="77777777" w:rsidR="00F43493" w:rsidRPr="00F43493" w:rsidRDefault="00F43493" w:rsidP="00F43493">
            <w:pPr>
              <w:spacing w:after="160"/>
              <w:jc w:val="both"/>
              <w:rPr>
                <w:ins w:id="1184" w:author="nohemi fabiola serrano aguilar" w:date="2026-10-31T02:43:00Z"/>
                <w:rFonts w:ascii="Calibri" w:hAnsi="Calibri" w:cs="Calibri"/>
                <w:i/>
                <w:iCs/>
                <w:sz w:val="24"/>
                <w:szCs w:val="24"/>
              </w:rPr>
            </w:pPr>
          </w:p>
          <w:p w14:paraId="0E511F52" w14:textId="77777777" w:rsidR="00F43493" w:rsidRPr="00F43493" w:rsidRDefault="00F43493" w:rsidP="00F43493">
            <w:pPr>
              <w:spacing w:after="160"/>
              <w:jc w:val="both"/>
              <w:rPr>
                <w:ins w:id="1185" w:author="nohemi fabiola serrano aguilar" w:date="2026-10-31T02:43:00Z"/>
                <w:rFonts w:ascii="Calibri" w:hAnsi="Calibri" w:cs="Calibri"/>
                <w:i/>
                <w:iCs/>
                <w:sz w:val="24"/>
                <w:szCs w:val="24"/>
              </w:rPr>
            </w:pPr>
          </w:p>
          <w:p w14:paraId="592B456F" w14:textId="77777777" w:rsidR="00F43493" w:rsidRPr="00F43493" w:rsidRDefault="00F43493" w:rsidP="00F43493">
            <w:pPr>
              <w:spacing w:after="160"/>
              <w:jc w:val="both"/>
              <w:rPr>
                <w:ins w:id="1186" w:author="nohemi fabiola serrano aguilar" w:date="2026-10-31T02:43:00Z"/>
                <w:rFonts w:ascii="Calibri" w:hAnsi="Calibri" w:cs="Calibri"/>
                <w:i/>
                <w:iCs/>
                <w:sz w:val="24"/>
                <w:szCs w:val="24"/>
              </w:rPr>
            </w:pPr>
          </w:p>
        </w:tc>
      </w:tr>
      <w:tr w:rsidR="00F43493" w:rsidRPr="00F43493" w14:paraId="68B789FF" w14:textId="77777777">
        <w:trPr>
          <w:ins w:id="1187" w:author="nohemi fabiola serrano aguilar" w:date="2026-10-31T02:43:00Z"/>
        </w:trPr>
        <w:tc>
          <w:tcPr>
            <w:tcW w:w="3640" w:type="dxa"/>
            <w:tcBorders>
              <w:top w:val="single" w:sz="4" w:space="0" w:color="auto"/>
              <w:left w:val="single" w:sz="4" w:space="0" w:color="auto"/>
              <w:bottom w:val="single" w:sz="4" w:space="0" w:color="auto"/>
              <w:right w:val="single" w:sz="4" w:space="0" w:color="auto"/>
            </w:tcBorders>
            <w:hideMark/>
          </w:tcPr>
          <w:p w14:paraId="46F2C0B8" w14:textId="77777777" w:rsidR="00F43493" w:rsidRPr="00F43493" w:rsidRDefault="00F43493" w:rsidP="00F43493">
            <w:pPr>
              <w:spacing w:after="160"/>
              <w:jc w:val="both"/>
              <w:rPr>
                <w:ins w:id="1188" w:author="nohemi fabiola serrano aguilar" w:date="2026-10-31T02:43:00Z"/>
                <w:rFonts w:ascii="Calibri" w:hAnsi="Calibri" w:cs="Calibri"/>
                <w:sz w:val="24"/>
                <w:szCs w:val="24"/>
              </w:rPr>
            </w:pPr>
            <w:ins w:id="1189" w:author="nohemi fabiola serrano aguilar" w:date="2026-10-31T02:43:00Z">
              <w:r w:rsidRPr="00F43493">
                <w:rPr>
                  <w:rFonts w:ascii="Calibri" w:hAnsi="Calibri" w:cs="Calibri"/>
                  <w:b/>
                  <w:bCs/>
                  <w:sz w:val="24"/>
                  <w:szCs w:val="24"/>
                </w:rPr>
                <w:t>Diligence</w:t>
              </w:r>
            </w:ins>
          </w:p>
          <w:p w14:paraId="69D83B11" w14:textId="77777777" w:rsidR="00F43493" w:rsidRPr="00F43493" w:rsidRDefault="00F43493" w:rsidP="00F43493">
            <w:pPr>
              <w:spacing w:after="160"/>
              <w:jc w:val="both"/>
              <w:rPr>
                <w:ins w:id="1190" w:author="nohemi fabiola serrano aguilar" w:date="2026-10-31T02:43:00Z"/>
                <w:rFonts w:ascii="Calibri" w:hAnsi="Calibri" w:cs="Calibri"/>
                <w:b/>
                <w:bCs/>
                <w:sz w:val="24"/>
                <w:szCs w:val="24"/>
              </w:rPr>
            </w:pPr>
            <w:ins w:id="1191" w:author="nohemi fabiola serrano aguilar" w:date="2026-10-31T02:43:00Z">
              <w:r w:rsidRPr="00F43493">
                <w:rPr>
                  <w:rFonts w:ascii="Calibri" w:hAnsi="Calibri" w:cs="Calibri"/>
                  <w:i/>
                  <w:iCs/>
                  <w:sz w:val="24"/>
                  <w:szCs w:val="24"/>
                </w:rPr>
                <w:t>Responsibility for your AI use</w:t>
              </w:r>
            </w:ins>
          </w:p>
        </w:tc>
        <w:tc>
          <w:tcPr>
            <w:tcW w:w="3640" w:type="dxa"/>
            <w:tcBorders>
              <w:top w:val="single" w:sz="4" w:space="0" w:color="auto"/>
              <w:left w:val="single" w:sz="4" w:space="0" w:color="auto"/>
              <w:bottom w:val="single" w:sz="4" w:space="0" w:color="auto"/>
              <w:right w:val="single" w:sz="4" w:space="0" w:color="auto"/>
            </w:tcBorders>
            <w:hideMark/>
          </w:tcPr>
          <w:p w14:paraId="275EEE6B" w14:textId="77777777" w:rsidR="00F43493" w:rsidRPr="00F43493" w:rsidRDefault="00F43493" w:rsidP="00F43493">
            <w:pPr>
              <w:spacing w:after="160"/>
              <w:jc w:val="both"/>
              <w:rPr>
                <w:ins w:id="1192" w:author="nohemi fabiola serrano aguilar" w:date="2026-10-31T02:43:00Z"/>
                <w:rFonts w:ascii="Calibri" w:hAnsi="Calibri" w:cs="Calibri"/>
                <w:i/>
                <w:iCs/>
                <w:sz w:val="24"/>
                <w:szCs w:val="24"/>
              </w:rPr>
            </w:pPr>
            <w:ins w:id="1193" w:author="nohemi fabiola serrano aguilar" w:date="2026-10-31T02:43:00Z">
              <w:r w:rsidRPr="00F43493">
                <w:rPr>
                  <w:rFonts w:ascii="Calibri" w:hAnsi="Calibri" w:cs="Calibri"/>
                  <w:sz w:val="24"/>
                  <w:szCs w:val="24"/>
                </w:rPr>
                <w:t>Declare all AI tools used and cite them here. Briefly outline how you considered data protection, copyright, and ethical responsibilities when choosing what to input into any AI system. Unauthorised use is subject to CCT disciplinary procedures.</w:t>
              </w:r>
            </w:ins>
          </w:p>
        </w:tc>
        <w:tc>
          <w:tcPr>
            <w:tcW w:w="3640" w:type="dxa"/>
            <w:tcBorders>
              <w:top w:val="single" w:sz="4" w:space="0" w:color="auto"/>
              <w:left w:val="single" w:sz="4" w:space="0" w:color="auto"/>
              <w:bottom w:val="single" w:sz="4" w:space="0" w:color="auto"/>
              <w:right w:val="single" w:sz="4" w:space="0" w:color="auto"/>
            </w:tcBorders>
          </w:tcPr>
          <w:p w14:paraId="7FED4048" w14:textId="77777777" w:rsidR="00F43493" w:rsidRPr="00F43493" w:rsidRDefault="00F43493" w:rsidP="00F43493">
            <w:pPr>
              <w:spacing w:after="160"/>
              <w:jc w:val="both"/>
              <w:rPr>
                <w:ins w:id="1194" w:author="nohemi fabiola serrano aguilar" w:date="2026-10-31T02:43:00Z"/>
                <w:rFonts w:ascii="Calibri" w:hAnsi="Calibri" w:cs="Calibri"/>
                <w:sz w:val="24"/>
                <w:szCs w:val="24"/>
              </w:rPr>
            </w:pPr>
            <w:ins w:id="1195" w:author="nohemi fabiola serrano aguilar" w:date="2026-10-31T02:43:00Z">
              <w:r w:rsidRPr="00F43493">
                <w:rPr>
                  <w:rFonts w:ascii="Calibri" w:hAnsi="Calibri" w:cs="Calibri"/>
                  <w:sz w:val="24"/>
                  <w:szCs w:val="24"/>
                </w:rPr>
                <w:t>Declare all AI tools used. Do not enter personal, confidential or sensitive information into AI tools. Any external sources used should be appropriately referenced.</w:t>
              </w:r>
            </w:ins>
          </w:p>
          <w:p w14:paraId="4BC7F9F3" w14:textId="77777777" w:rsidR="00F43493" w:rsidRPr="00F43493" w:rsidRDefault="00F43493" w:rsidP="00F43493">
            <w:pPr>
              <w:spacing w:after="160"/>
              <w:jc w:val="both"/>
              <w:rPr>
                <w:ins w:id="1196" w:author="nohemi fabiola serrano aguilar" w:date="2026-10-31T02:43:00Z"/>
                <w:rFonts w:ascii="Calibri" w:hAnsi="Calibri" w:cs="Calibri"/>
                <w:sz w:val="24"/>
                <w:szCs w:val="24"/>
              </w:rPr>
            </w:pPr>
          </w:p>
          <w:p w14:paraId="51CCB96A" w14:textId="77777777" w:rsidR="00F43493" w:rsidRPr="00F43493" w:rsidRDefault="00F43493" w:rsidP="00F43493">
            <w:pPr>
              <w:spacing w:after="160"/>
              <w:jc w:val="both"/>
              <w:rPr>
                <w:ins w:id="1197" w:author="nohemi fabiola serrano aguilar" w:date="2026-10-31T02:43:00Z"/>
                <w:rFonts w:ascii="Calibri" w:hAnsi="Calibri" w:cs="Calibri"/>
                <w:sz w:val="24"/>
                <w:szCs w:val="24"/>
              </w:rPr>
            </w:pPr>
          </w:p>
          <w:p w14:paraId="35F2050E" w14:textId="77777777" w:rsidR="00F43493" w:rsidRPr="00F43493" w:rsidRDefault="00F43493" w:rsidP="00F43493">
            <w:pPr>
              <w:spacing w:after="160"/>
              <w:jc w:val="both"/>
              <w:rPr>
                <w:ins w:id="1198" w:author="nohemi fabiola serrano aguilar" w:date="2026-10-31T02:43:00Z"/>
                <w:rFonts w:ascii="Calibri" w:hAnsi="Calibri" w:cs="Calibri"/>
                <w:sz w:val="24"/>
                <w:szCs w:val="24"/>
              </w:rPr>
            </w:pPr>
          </w:p>
        </w:tc>
        <w:tc>
          <w:tcPr>
            <w:tcW w:w="3640" w:type="dxa"/>
            <w:tcBorders>
              <w:top w:val="single" w:sz="4" w:space="0" w:color="auto"/>
              <w:left w:val="single" w:sz="4" w:space="0" w:color="auto"/>
              <w:bottom w:val="single" w:sz="4" w:space="0" w:color="auto"/>
              <w:right w:val="single" w:sz="4" w:space="0" w:color="auto"/>
            </w:tcBorders>
            <w:hideMark/>
          </w:tcPr>
          <w:p w14:paraId="20B8B2FE" w14:textId="77777777" w:rsidR="00F43493" w:rsidRPr="00F43493" w:rsidRDefault="00F43493" w:rsidP="00F43493">
            <w:pPr>
              <w:spacing w:after="160"/>
              <w:jc w:val="both"/>
              <w:rPr>
                <w:ins w:id="1199" w:author="nohemi fabiola serrano aguilar" w:date="2026-10-31T02:43:00Z"/>
                <w:rFonts w:ascii="Calibri" w:hAnsi="Calibri" w:cs="Calibri"/>
                <w:sz w:val="24"/>
                <w:szCs w:val="24"/>
              </w:rPr>
            </w:pPr>
            <w:ins w:id="1200" w:author="nohemi fabiola serrano aguilar" w:date="2026-10-31T02:43:00Z">
              <w:r w:rsidRPr="00F43493">
                <w:rPr>
                  <w:rFonts w:ascii="Calibri" w:hAnsi="Calibri" w:cs="Calibri"/>
                  <w:sz w:val="24"/>
                  <w:szCs w:val="24"/>
                </w:rPr>
                <w:t>List the AI tools used and briefly explain how you used them responsibly.</w:t>
              </w:r>
            </w:ins>
          </w:p>
        </w:tc>
      </w:tr>
    </w:tbl>
    <w:p w14:paraId="6435DFAA" w14:textId="77777777" w:rsidR="00F43493" w:rsidRPr="00F43493" w:rsidRDefault="00F43493" w:rsidP="00F43493">
      <w:pPr>
        <w:jc w:val="both"/>
        <w:rPr>
          <w:ins w:id="1201" w:author="nohemi fabiola serrano aguilar" w:date="2026-10-31T02:43:00Z"/>
          <w:rFonts w:ascii="Calibri" w:hAnsi="Calibri" w:cs="Calibri"/>
          <w:i/>
          <w:iCs/>
          <w:sz w:val="24"/>
          <w:szCs w:val="24"/>
        </w:rPr>
      </w:pPr>
    </w:p>
    <w:p w14:paraId="01D26968" w14:textId="77777777" w:rsidR="00F43493" w:rsidRPr="00F43493" w:rsidRDefault="00F43493" w:rsidP="00F43493">
      <w:pPr>
        <w:jc w:val="both"/>
        <w:rPr>
          <w:ins w:id="1202" w:author="nohemi fabiola serrano aguilar" w:date="2026-10-31T02:43:00Z"/>
          <w:rFonts w:ascii="Calibri" w:hAnsi="Calibri" w:cs="Calibri"/>
          <w:sz w:val="24"/>
          <w:szCs w:val="24"/>
        </w:rPr>
      </w:pPr>
      <w:ins w:id="1203" w:author="nohemi fabiola serrano aguilar" w:date="2026-10-31T02:43:00Z">
        <w:r w:rsidRPr="00F43493">
          <w:rPr>
            <w:rFonts w:ascii="Calibri" w:hAnsi="Calibri" w:cs="Calibri"/>
            <w:sz w:val="24"/>
            <w:szCs w:val="24"/>
          </w:rPr>
          <w:t xml:space="preserve">Adapted from the </w:t>
        </w:r>
        <w:r w:rsidRPr="00F43493">
          <w:rPr>
            <w:rFonts w:ascii="Calibri" w:hAnsi="Calibri" w:cs="Calibri"/>
            <w:sz w:val="24"/>
            <w:szCs w:val="24"/>
          </w:rPr>
          <w:fldChar w:fldCharType="begin"/>
        </w:r>
        <w:r w:rsidRPr="00F43493">
          <w:rPr>
            <w:rFonts w:ascii="Calibri" w:hAnsi="Calibri" w:cs="Calibri"/>
            <w:sz w:val="24"/>
            <w:szCs w:val="24"/>
          </w:rPr>
          <w:instrText>HYPERLINK "https://anthropic.skilljar.com/teaching-ai-fluency"</w:instrText>
        </w:r>
        <w:r w:rsidRPr="00F43493">
          <w:rPr>
            <w:rFonts w:ascii="Calibri" w:hAnsi="Calibri" w:cs="Calibri"/>
            <w:sz w:val="24"/>
            <w:szCs w:val="24"/>
          </w:rPr>
        </w:r>
        <w:r w:rsidRPr="00F43493">
          <w:rPr>
            <w:rFonts w:ascii="Calibri" w:hAnsi="Calibri" w:cs="Calibri"/>
            <w:sz w:val="24"/>
            <w:szCs w:val="24"/>
          </w:rPr>
          <w:fldChar w:fldCharType="separate"/>
        </w:r>
        <w:r w:rsidRPr="00F43493">
          <w:rPr>
            <w:rStyle w:val="Hyperlink"/>
            <w:rFonts w:ascii="Calibri" w:hAnsi="Calibri" w:cs="Calibri"/>
            <w:i/>
            <w:iCs/>
            <w:sz w:val="24"/>
            <w:szCs w:val="24"/>
          </w:rPr>
          <w:t>AI Fluency Framework</w:t>
        </w:r>
      </w:ins>
      <w:ins w:id="1204" w:author="nohemi fabiola serrano aguilar" w:date="2026-10-31T02:43:00Z" w16du:dateUtc="2026-10-31T02:43:00Z">
        <w:r w:rsidRPr="00F43493">
          <w:rPr>
            <w:rFonts w:ascii="Calibri" w:hAnsi="Calibri" w:cs="Calibri"/>
            <w:sz w:val="24"/>
            <w:szCs w:val="24"/>
            <w:lang w:val="es-MX"/>
          </w:rPr>
          <w:fldChar w:fldCharType="end"/>
        </w:r>
      </w:ins>
      <w:ins w:id="1205" w:author="nohemi fabiola serrano aguilar" w:date="2026-10-31T02:43:00Z">
        <w:r w:rsidRPr="00F43493">
          <w:rPr>
            <w:rFonts w:ascii="Calibri" w:hAnsi="Calibri" w:cs="Calibri"/>
            <w:sz w:val="24"/>
            <w:szCs w:val="24"/>
          </w:rPr>
          <w:t xml:space="preserve"> (Dakan, Feller, Anthropic, 2025)</w:t>
        </w:r>
      </w:ins>
    </w:p>
    <w:p w14:paraId="0DB4F131" w14:textId="77777777" w:rsidR="00F43493" w:rsidRPr="00F43493" w:rsidRDefault="00F43493" w:rsidP="00FB5BDD">
      <w:pPr>
        <w:jc w:val="both"/>
        <w:rPr>
          <w:rFonts w:ascii="Calibri" w:hAnsi="Calibri" w:cs="Calibri"/>
          <w:sz w:val="24"/>
          <w:szCs w:val="24"/>
          <w:rPrChange w:id="1206" w:author="nohemi fabiola serrano aguilar" w:date="2026-10-31T02:44:00Z" w16du:dateUtc="2026-10-31T02:44:00Z">
            <w:rPr/>
          </w:rPrChange>
        </w:rPr>
        <w:pPrChange w:id="1207" w:author="nohemi fabiola serrano aguilar" w:date="2026-10-31T02:49:00Z" w16du:dateUtc="2026-10-31T02:49:00Z">
          <w:pPr/>
        </w:pPrChange>
      </w:pPr>
    </w:p>
    <w:sectPr w:rsidR="00F43493" w:rsidRPr="00F4349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353151" w14:textId="77777777" w:rsidR="00C34D30" w:rsidRDefault="00C34D30" w:rsidP="007A6209">
      <w:pPr>
        <w:spacing w:after="0" w:line="240" w:lineRule="auto"/>
      </w:pPr>
      <w:r>
        <w:separator/>
      </w:r>
    </w:p>
  </w:endnote>
  <w:endnote w:type="continuationSeparator" w:id="0">
    <w:p w14:paraId="53234F83" w14:textId="77777777" w:rsidR="00C34D30" w:rsidRDefault="00C34D30" w:rsidP="007A62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A6DC82" w14:textId="77777777" w:rsidR="00C34D30" w:rsidRDefault="00C34D30" w:rsidP="007A6209">
      <w:pPr>
        <w:spacing w:after="0" w:line="240" w:lineRule="auto"/>
      </w:pPr>
      <w:r>
        <w:separator/>
      </w:r>
    </w:p>
  </w:footnote>
  <w:footnote w:type="continuationSeparator" w:id="0">
    <w:p w14:paraId="57167EA8" w14:textId="77777777" w:rsidR="00C34D30" w:rsidRDefault="00C34D30" w:rsidP="007A62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E7E5D"/>
    <w:multiLevelType w:val="hybridMultilevel"/>
    <w:tmpl w:val="72CA15B2"/>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 w15:restartNumberingAfterBreak="0">
    <w:nsid w:val="12520AE1"/>
    <w:multiLevelType w:val="hybridMultilevel"/>
    <w:tmpl w:val="72CA15B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73B5E1D"/>
    <w:multiLevelType w:val="hybridMultilevel"/>
    <w:tmpl w:val="702E120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207A2573"/>
    <w:multiLevelType w:val="multilevel"/>
    <w:tmpl w:val="BD760A94"/>
    <w:lvl w:ilvl="0">
      <w:start w:val="8"/>
      <w:numFmt w:val="bullet"/>
      <w:lvlText w:val="-"/>
      <w:lvlJc w:val="left"/>
      <w:pPr>
        <w:ind w:left="1800" w:hanging="360"/>
      </w:pPr>
      <w:rPr>
        <w:rFonts w:ascii="Calibri" w:eastAsia="Calibri" w:hAnsi="Calibri" w:cs="Calibri"/>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 w15:restartNumberingAfterBreak="0">
    <w:nsid w:val="239D739F"/>
    <w:multiLevelType w:val="hybridMultilevel"/>
    <w:tmpl w:val="72CA15B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3A52233"/>
    <w:multiLevelType w:val="hybridMultilevel"/>
    <w:tmpl w:val="7EB67C1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25851743"/>
    <w:multiLevelType w:val="multilevel"/>
    <w:tmpl w:val="0FFA5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1D088A"/>
    <w:multiLevelType w:val="hybridMultilevel"/>
    <w:tmpl w:val="7DCC68D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43211DF3"/>
    <w:multiLevelType w:val="hybridMultilevel"/>
    <w:tmpl w:val="E896603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9" w15:restartNumberingAfterBreak="0">
    <w:nsid w:val="64542426"/>
    <w:multiLevelType w:val="hybridMultilevel"/>
    <w:tmpl w:val="FFD2CAF6"/>
    <w:lvl w:ilvl="0" w:tplc="539E5832">
      <w:start w:val="2"/>
      <w:numFmt w:val="decimal"/>
      <w:lvlText w:val="%1"/>
      <w:lvlJc w:val="left"/>
      <w:pPr>
        <w:ind w:left="720" w:hanging="360"/>
      </w:pPr>
      <w:rPr>
        <w:rFonts w:hint="default"/>
        <w:b/>
        <w:sz w:val="35"/>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0" w15:restartNumberingAfterBreak="0">
    <w:nsid w:val="65437F13"/>
    <w:multiLevelType w:val="hybridMultilevel"/>
    <w:tmpl w:val="C542086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15:restartNumberingAfterBreak="0">
    <w:nsid w:val="66A51E88"/>
    <w:multiLevelType w:val="hybridMultilevel"/>
    <w:tmpl w:val="0DEC585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1696416626">
    <w:abstractNumId w:val="0"/>
  </w:num>
  <w:num w:numId="2" w16cid:durableId="1301762589">
    <w:abstractNumId w:val="10"/>
  </w:num>
  <w:num w:numId="3" w16cid:durableId="1775251396">
    <w:abstractNumId w:val="9"/>
  </w:num>
  <w:num w:numId="4" w16cid:durableId="776482279">
    <w:abstractNumId w:val="5"/>
  </w:num>
  <w:num w:numId="5" w16cid:durableId="514879561">
    <w:abstractNumId w:val="11"/>
  </w:num>
  <w:num w:numId="6" w16cid:durableId="886645141">
    <w:abstractNumId w:val="2"/>
  </w:num>
  <w:num w:numId="7" w16cid:durableId="88700546">
    <w:abstractNumId w:val="1"/>
  </w:num>
  <w:num w:numId="8" w16cid:durableId="1894340592">
    <w:abstractNumId w:val="4"/>
  </w:num>
  <w:num w:numId="9" w16cid:durableId="964892170">
    <w:abstractNumId w:val="7"/>
  </w:num>
  <w:num w:numId="10" w16cid:durableId="809638257">
    <w:abstractNumId w:val="8"/>
  </w:num>
  <w:num w:numId="11" w16cid:durableId="116801235">
    <w:abstractNumId w:val="6"/>
  </w:num>
  <w:num w:numId="12" w16cid:durableId="1593971003">
    <w:abstractNumId w:val="3"/>
    <w:lvlOverride w:ilvl="0"/>
    <w:lvlOverride w:ilvl="1"/>
    <w:lvlOverride w:ilvl="2"/>
    <w:lvlOverride w:ilvl="3"/>
    <w:lvlOverride w:ilvl="4"/>
    <w:lvlOverride w:ilvl="5"/>
    <w:lvlOverride w:ilvl="6"/>
    <w:lvlOverride w:ilvl="7"/>
    <w:lvlOverride w:ilv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ohemi fabiola serrano aguilar">
    <w15:presenceInfo w15:providerId="Windows Live" w15:userId="e948d525902b7a1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8CC"/>
    <w:rsid w:val="000A3B1D"/>
    <w:rsid w:val="001D30D0"/>
    <w:rsid w:val="0021598A"/>
    <w:rsid w:val="0030448F"/>
    <w:rsid w:val="003E726F"/>
    <w:rsid w:val="004678CC"/>
    <w:rsid w:val="00474E55"/>
    <w:rsid w:val="005C04DB"/>
    <w:rsid w:val="00600698"/>
    <w:rsid w:val="00632D4D"/>
    <w:rsid w:val="00645BBB"/>
    <w:rsid w:val="006C232F"/>
    <w:rsid w:val="00722484"/>
    <w:rsid w:val="007A6209"/>
    <w:rsid w:val="0089071C"/>
    <w:rsid w:val="008A4488"/>
    <w:rsid w:val="008C4A39"/>
    <w:rsid w:val="008D2002"/>
    <w:rsid w:val="00927EC4"/>
    <w:rsid w:val="00A45614"/>
    <w:rsid w:val="00AE16A3"/>
    <w:rsid w:val="00B14FF0"/>
    <w:rsid w:val="00B83686"/>
    <w:rsid w:val="00BF4771"/>
    <w:rsid w:val="00C34D30"/>
    <w:rsid w:val="00C605BF"/>
    <w:rsid w:val="00CC79A1"/>
    <w:rsid w:val="00CD37E3"/>
    <w:rsid w:val="00CF246C"/>
    <w:rsid w:val="00D10582"/>
    <w:rsid w:val="00D11ED4"/>
    <w:rsid w:val="00E77C6C"/>
    <w:rsid w:val="00F43493"/>
    <w:rsid w:val="00FB5BDD"/>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759CB"/>
  <w15:chartTrackingRefBased/>
  <w15:docId w15:val="{DB9C48E1-4566-41E0-ABAF-6A17482C4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6209"/>
    <w:pPr>
      <w:spacing w:line="259"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4678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78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78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78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78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78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78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78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78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78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78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78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78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78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78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78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78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78CC"/>
    <w:rPr>
      <w:rFonts w:eastAsiaTheme="majorEastAsia" w:cstheme="majorBidi"/>
      <w:color w:val="272727" w:themeColor="text1" w:themeTint="D8"/>
    </w:rPr>
  </w:style>
  <w:style w:type="paragraph" w:styleId="Title">
    <w:name w:val="Title"/>
    <w:basedOn w:val="Normal"/>
    <w:next w:val="Normal"/>
    <w:link w:val="TitleChar"/>
    <w:uiPriority w:val="10"/>
    <w:qFormat/>
    <w:rsid w:val="004678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78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78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78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78CC"/>
    <w:pPr>
      <w:spacing w:before="160"/>
      <w:jc w:val="center"/>
    </w:pPr>
    <w:rPr>
      <w:i/>
      <w:iCs/>
      <w:color w:val="404040" w:themeColor="text1" w:themeTint="BF"/>
    </w:rPr>
  </w:style>
  <w:style w:type="character" w:customStyle="1" w:styleId="QuoteChar">
    <w:name w:val="Quote Char"/>
    <w:basedOn w:val="DefaultParagraphFont"/>
    <w:link w:val="Quote"/>
    <w:uiPriority w:val="29"/>
    <w:rsid w:val="004678CC"/>
    <w:rPr>
      <w:i/>
      <w:iCs/>
      <w:color w:val="404040" w:themeColor="text1" w:themeTint="BF"/>
    </w:rPr>
  </w:style>
  <w:style w:type="paragraph" w:styleId="ListParagraph">
    <w:name w:val="List Paragraph"/>
    <w:basedOn w:val="Normal"/>
    <w:uiPriority w:val="34"/>
    <w:qFormat/>
    <w:rsid w:val="004678CC"/>
    <w:pPr>
      <w:ind w:left="720"/>
      <w:contextualSpacing/>
    </w:pPr>
  </w:style>
  <w:style w:type="character" w:styleId="IntenseEmphasis">
    <w:name w:val="Intense Emphasis"/>
    <w:basedOn w:val="DefaultParagraphFont"/>
    <w:uiPriority w:val="21"/>
    <w:qFormat/>
    <w:rsid w:val="004678CC"/>
    <w:rPr>
      <w:i/>
      <w:iCs/>
      <w:color w:val="0F4761" w:themeColor="accent1" w:themeShade="BF"/>
    </w:rPr>
  </w:style>
  <w:style w:type="paragraph" w:styleId="IntenseQuote">
    <w:name w:val="Intense Quote"/>
    <w:basedOn w:val="Normal"/>
    <w:next w:val="Normal"/>
    <w:link w:val="IntenseQuoteChar"/>
    <w:uiPriority w:val="30"/>
    <w:qFormat/>
    <w:rsid w:val="004678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78CC"/>
    <w:rPr>
      <w:i/>
      <w:iCs/>
      <w:color w:val="0F4761" w:themeColor="accent1" w:themeShade="BF"/>
    </w:rPr>
  </w:style>
  <w:style w:type="character" w:styleId="IntenseReference">
    <w:name w:val="Intense Reference"/>
    <w:basedOn w:val="DefaultParagraphFont"/>
    <w:uiPriority w:val="32"/>
    <w:qFormat/>
    <w:rsid w:val="004678CC"/>
    <w:rPr>
      <w:b/>
      <w:bCs/>
      <w:smallCaps/>
      <w:color w:val="0F4761" w:themeColor="accent1" w:themeShade="BF"/>
      <w:spacing w:val="5"/>
    </w:rPr>
  </w:style>
  <w:style w:type="paragraph" w:styleId="Revision">
    <w:name w:val="Revision"/>
    <w:hidden/>
    <w:uiPriority w:val="99"/>
    <w:semiHidden/>
    <w:rsid w:val="007A6209"/>
    <w:pPr>
      <w:spacing w:after="0" w:line="240" w:lineRule="auto"/>
    </w:pPr>
  </w:style>
  <w:style w:type="character" w:styleId="Hyperlink">
    <w:name w:val="Hyperlink"/>
    <w:basedOn w:val="DefaultParagraphFont"/>
    <w:uiPriority w:val="99"/>
    <w:unhideWhenUsed/>
    <w:rsid w:val="007A6209"/>
    <w:rPr>
      <w:color w:val="467886" w:themeColor="hyperlink"/>
      <w:u w:val="single"/>
    </w:rPr>
  </w:style>
  <w:style w:type="table" w:styleId="TableGrid">
    <w:name w:val="Table Grid"/>
    <w:basedOn w:val="TableNormal"/>
    <w:uiPriority w:val="39"/>
    <w:rsid w:val="00CD37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List2-Accent1">
    <w:name w:val="Medium List 2 Accent 1"/>
    <w:basedOn w:val="TableNormal"/>
    <w:uiPriority w:val="66"/>
    <w:rsid w:val="00645BBB"/>
    <w:pPr>
      <w:spacing w:after="0" w:line="240" w:lineRule="auto"/>
    </w:pPr>
    <w:rPr>
      <w:rFonts w:asciiTheme="majorHAnsi" w:eastAsiaTheme="majorEastAsia" w:hAnsiTheme="majorHAnsi" w:cstheme="majorBidi"/>
      <w:color w:val="000000" w:themeColor="text1"/>
      <w:kern w:val="0"/>
      <w:sz w:val="22"/>
      <w:szCs w:val="22"/>
      <w:lang w:eastAsia="en-IE"/>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Calendar2">
    <w:name w:val="Calendar 2"/>
    <w:basedOn w:val="TableNormal"/>
    <w:uiPriority w:val="99"/>
    <w:qFormat/>
    <w:rsid w:val="00645BBB"/>
    <w:pPr>
      <w:spacing w:after="0" w:line="240" w:lineRule="auto"/>
      <w:jc w:val="center"/>
    </w:pPr>
    <w:rPr>
      <w:rFonts w:eastAsiaTheme="minorEastAsia"/>
      <w:kern w:val="0"/>
      <w:sz w:val="28"/>
      <w:szCs w:val="28"/>
      <w:lang w:eastAsia="en-IE"/>
      <w14:ligatures w14:val="none"/>
    </w:rPr>
    <w:tblPr>
      <w:tblBorders>
        <w:insideV w:val="single" w:sz="4" w:space="0" w:color="45B0E1" w:themeColor="accent1" w:themeTint="99"/>
      </w:tblBorders>
    </w:tblPr>
    <w:tblStylePr w:type="firstRow">
      <w:rPr>
        <w:rFonts w:asciiTheme="majorHAnsi" w:hAnsiTheme="majorHAnsi"/>
        <w:b w:val="0"/>
        <w:i w:val="0"/>
        <w:caps/>
        <w:smallCaps w:val="0"/>
        <w:color w:val="156082" w:themeColor="accent1"/>
        <w:spacing w:val="20"/>
        <w:sz w:val="32"/>
      </w:rPr>
      <w:tblPr/>
      <w:tcPr>
        <w:tcBorders>
          <w:top w:val="nil"/>
          <w:left w:val="nil"/>
          <w:bottom w:val="nil"/>
          <w:right w:val="nil"/>
          <w:insideH w:val="nil"/>
          <w:insideV w:val="nil"/>
          <w:tl2br w:val="nil"/>
          <w:tr2bl w:val="nil"/>
        </w:tcBorders>
      </w:tcPr>
    </w:tblStylePr>
  </w:style>
  <w:style w:type="paragraph" w:customStyle="1" w:styleId="DecimalAligned">
    <w:name w:val="Decimal Aligned"/>
    <w:basedOn w:val="Normal"/>
    <w:uiPriority w:val="40"/>
    <w:qFormat/>
    <w:rsid w:val="00A45614"/>
    <w:pPr>
      <w:tabs>
        <w:tab w:val="decimal" w:pos="360"/>
      </w:tabs>
      <w:spacing w:after="200" w:line="276" w:lineRule="auto"/>
    </w:pPr>
    <w:rPr>
      <w:rFonts w:cs="Times New Roman"/>
      <w:lang w:eastAsia="en-IE"/>
    </w:rPr>
  </w:style>
  <w:style w:type="paragraph" w:styleId="FootnoteText">
    <w:name w:val="footnote text"/>
    <w:basedOn w:val="Normal"/>
    <w:link w:val="FootnoteTextChar"/>
    <w:uiPriority w:val="99"/>
    <w:unhideWhenUsed/>
    <w:rsid w:val="00A45614"/>
    <w:pPr>
      <w:spacing w:after="0" w:line="240" w:lineRule="auto"/>
    </w:pPr>
    <w:rPr>
      <w:rFonts w:cs="Times New Roman"/>
      <w:sz w:val="20"/>
      <w:szCs w:val="20"/>
      <w:lang w:eastAsia="en-IE"/>
    </w:rPr>
  </w:style>
  <w:style w:type="character" w:customStyle="1" w:styleId="FootnoteTextChar">
    <w:name w:val="Footnote Text Char"/>
    <w:basedOn w:val="DefaultParagraphFont"/>
    <w:link w:val="FootnoteText"/>
    <w:uiPriority w:val="99"/>
    <w:rsid w:val="00A45614"/>
    <w:rPr>
      <w:rFonts w:eastAsiaTheme="minorEastAsia" w:cs="Times New Roman"/>
      <w:kern w:val="0"/>
      <w:sz w:val="20"/>
      <w:szCs w:val="20"/>
      <w:lang w:eastAsia="en-IE"/>
      <w14:ligatures w14:val="none"/>
    </w:rPr>
  </w:style>
  <w:style w:type="character" w:styleId="SubtleEmphasis">
    <w:name w:val="Subtle Emphasis"/>
    <w:basedOn w:val="DefaultParagraphFont"/>
    <w:uiPriority w:val="19"/>
    <w:qFormat/>
    <w:rsid w:val="00A45614"/>
    <w:rPr>
      <w:i/>
      <w:iCs/>
    </w:rPr>
  </w:style>
  <w:style w:type="table" w:styleId="LightShading-Accent1">
    <w:name w:val="Light Shading Accent 1"/>
    <w:basedOn w:val="TableNormal"/>
    <w:uiPriority w:val="60"/>
    <w:rsid w:val="00A45614"/>
    <w:pPr>
      <w:spacing w:after="0" w:line="240" w:lineRule="auto"/>
    </w:pPr>
    <w:rPr>
      <w:rFonts w:eastAsiaTheme="minorEastAsia"/>
      <w:color w:val="0F4761" w:themeColor="accent1" w:themeShade="BF"/>
      <w:kern w:val="0"/>
      <w:sz w:val="22"/>
      <w:szCs w:val="22"/>
      <w:lang w:eastAsia="en-IE"/>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paragraph" w:styleId="Header">
    <w:name w:val="header"/>
    <w:basedOn w:val="Normal"/>
    <w:link w:val="HeaderChar"/>
    <w:uiPriority w:val="99"/>
    <w:unhideWhenUsed/>
    <w:rsid w:val="008D2002"/>
    <w:pPr>
      <w:tabs>
        <w:tab w:val="center" w:pos="4513"/>
        <w:tab w:val="right" w:pos="9026"/>
      </w:tabs>
      <w:spacing w:after="0" w:line="240" w:lineRule="auto"/>
    </w:pPr>
  </w:style>
  <w:style w:type="character" w:customStyle="1" w:styleId="HeaderChar">
    <w:name w:val="Header Char"/>
    <w:basedOn w:val="DefaultParagraphFont"/>
    <w:link w:val="Header"/>
    <w:uiPriority w:val="99"/>
    <w:rsid w:val="008D2002"/>
    <w:rPr>
      <w:rFonts w:eastAsiaTheme="minorEastAsia"/>
      <w:kern w:val="0"/>
      <w:sz w:val="22"/>
      <w:szCs w:val="22"/>
      <w14:ligatures w14:val="none"/>
    </w:rPr>
  </w:style>
  <w:style w:type="paragraph" w:styleId="Footer">
    <w:name w:val="footer"/>
    <w:basedOn w:val="Normal"/>
    <w:link w:val="FooterChar"/>
    <w:uiPriority w:val="99"/>
    <w:unhideWhenUsed/>
    <w:rsid w:val="008D2002"/>
    <w:pPr>
      <w:tabs>
        <w:tab w:val="center" w:pos="4513"/>
        <w:tab w:val="right" w:pos="9026"/>
      </w:tabs>
      <w:spacing w:after="0" w:line="240" w:lineRule="auto"/>
    </w:pPr>
  </w:style>
  <w:style w:type="character" w:customStyle="1" w:styleId="FooterChar">
    <w:name w:val="Footer Char"/>
    <w:basedOn w:val="DefaultParagraphFont"/>
    <w:link w:val="Footer"/>
    <w:uiPriority w:val="99"/>
    <w:rsid w:val="008D2002"/>
    <w:rPr>
      <w:rFonts w:eastAsiaTheme="minorEastAsia"/>
      <w:kern w:val="0"/>
      <w:sz w:val="22"/>
      <w:szCs w:val="22"/>
      <w14:ligatures w14:val="none"/>
    </w:rPr>
  </w:style>
  <w:style w:type="paragraph" w:customStyle="1" w:styleId="z1qcye">
    <w:name w:val="z1qcye"/>
    <w:basedOn w:val="Normal"/>
    <w:rsid w:val="00CC79A1"/>
    <w:pPr>
      <w:spacing w:before="100" w:beforeAutospacing="1" w:after="100" w:afterAutospacing="1" w:line="240" w:lineRule="auto"/>
    </w:pPr>
    <w:rPr>
      <w:rFonts w:ascii="Times New Roman" w:eastAsia="Times New Roman" w:hAnsi="Times New Roman" w:cs="Times New Roman"/>
      <w:sz w:val="24"/>
      <w:szCs w:val="24"/>
      <w:lang w:eastAsia="en-IE"/>
    </w:rPr>
  </w:style>
  <w:style w:type="character" w:customStyle="1" w:styleId="inqyif">
    <w:name w:val="inqyif"/>
    <w:basedOn w:val="DefaultParagraphFont"/>
    <w:rsid w:val="00CC79A1"/>
  </w:style>
  <w:style w:type="character" w:styleId="Emphasis">
    <w:name w:val="Emphasis"/>
    <w:basedOn w:val="DefaultParagraphFont"/>
    <w:uiPriority w:val="20"/>
    <w:qFormat/>
    <w:rsid w:val="00CC79A1"/>
    <w:rPr>
      <w:i/>
      <w:iCs/>
    </w:rPr>
  </w:style>
  <w:style w:type="character" w:styleId="Strong">
    <w:name w:val="Strong"/>
    <w:basedOn w:val="DefaultParagraphFont"/>
    <w:uiPriority w:val="22"/>
    <w:qFormat/>
    <w:rsid w:val="00CC79A1"/>
    <w:rPr>
      <w:b/>
      <w:bCs/>
    </w:rPr>
  </w:style>
  <w:style w:type="character" w:customStyle="1" w:styleId="r78tq">
    <w:name w:val="r78tq"/>
    <w:basedOn w:val="DefaultParagraphFont"/>
    <w:rsid w:val="00CC79A1"/>
  </w:style>
  <w:style w:type="character" w:styleId="UnresolvedMention">
    <w:name w:val="Unresolved Mention"/>
    <w:basedOn w:val="DefaultParagraphFont"/>
    <w:uiPriority w:val="99"/>
    <w:semiHidden/>
    <w:unhideWhenUsed/>
    <w:rsid w:val="00F434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3CFBAB-28EE-4951-A468-6904E02C76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273</TotalTime>
  <Pages>13</Pages>
  <Words>2768</Words>
  <Characters>15779</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nohemi fabiola serrano aguilar</dc:creator>
  <cp:keywords/>
  <dc:description/>
  <cp:lastModifiedBy>nohemi fabiola serrano aguilar</cp:lastModifiedBy>
  <cp:revision>5</cp:revision>
  <dcterms:created xsi:type="dcterms:W3CDTF">2026-10-26T12:40:00Z</dcterms:created>
  <dcterms:modified xsi:type="dcterms:W3CDTF">2026-10-31T02:49:00Z</dcterms:modified>
</cp:coreProperties>
</file>